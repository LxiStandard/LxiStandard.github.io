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A930D" w14:textId="77777777" w:rsidR="00FF71F4" w:rsidRPr="00C67620" w:rsidRDefault="00FB2455" w:rsidP="00CD2657">
      <w:pPr>
        <w:pStyle w:val="LXIBody"/>
      </w:pPr>
      <w:r>
        <w:rPr>
          <w:noProof/>
        </w:rPr>
        <w:drawing>
          <wp:anchor distT="0" distB="0" distL="114300" distR="114300" simplePos="0" relativeHeight="251658240" behindDoc="0" locked="0" layoutInCell="1" allowOverlap="1" wp14:anchorId="347B31AA" wp14:editId="07777777">
            <wp:simplePos x="0" y="0"/>
            <wp:positionH relativeFrom="column">
              <wp:posOffset>571500</wp:posOffset>
            </wp:positionH>
            <wp:positionV relativeFrom="paragraph">
              <wp:posOffset>114300</wp:posOffset>
            </wp:positionV>
            <wp:extent cx="4229100" cy="2876550"/>
            <wp:effectExtent l="0" t="0" r="0" b="0"/>
            <wp:wrapSquare wrapText="bothSides"/>
            <wp:docPr id="1" name="Picture 15" descr="L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X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9100" cy="2876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A6659" w14:textId="77777777" w:rsidR="000325D7" w:rsidRDefault="000325D7" w:rsidP="006957B0">
      <w:pPr>
        <w:pStyle w:val="LXITitle"/>
      </w:pPr>
      <w:bookmarkStart w:id="0" w:name="_Toc106617105"/>
      <w:bookmarkStart w:id="1" w:name="_Toc111252887"/>
      <w:bookmarkStart w:id="2" w:name="_Toc111980567"/>
      <w:bookmarkStart w:id="3" w:name="_Toc113432783"/>
      <w:bookmarkStart w:id="4" w:name="_Toc113776883"/>
    </w:p>
    <w:p w14:paraId="0A37501D" w14:textId="77777777" w:rsidR="000325D7" w:rsidRDefault="000325D7" w:rsidP="006957B0">
      <w:pPr>
        <w:pStyle w:val="LXITitle"/>
      </w:pPr>
    </w:p>
    <w:p w14:paraId="5DAB6C7B" w14:textId="77777777" w:rsidR="000325D7" w:rsidRDefault="000325D7" w:rsidP="006957B0">
      <w:pPr>
        <w:pStyle w:val="LXITitle"/>
      </w:pPr>
    </w:p>
    <w:p w14:paraId="50B090CB" w14:textId="798AD253" w:rsidR="00CB3D83" w:rsidRDefault="00FF71F4" w:rsidP="002F3C72">
      <w:pPr>
        <w:pStyle w:val="LXITitle"/>
        <w:outlineLvl w:val="0"/>
      </w:pPr>
      <w:bookmarkStart w:id="5" w:name="_Toc127115104"/>
      <w:r w:rsidRPr="006957B0">
        <w:t xml:space="preserve">LXI </w:t>
      </w:r>
      <w:bookmarkEnd w:id="0"/>
      <w:bookmarkEnd w:id="1"/>
      <w:bookmarkEnd w:id="2"/>
      <w:bookmarkEnd w:id="3"/>
      <w:bookmarkEnd w:id="4"/>
      <w:r w:rsidR="00562E9F">
        <w:t xml:space="preserve">Example </w:t>
      </w:r>
      <w:r w:rsidR="00791786">
        <w:t xml:space="preserve">and                         Reference </w:t>
      </w:r>
      <w:r w:rsidR="00562E9F">
        <w:t>Material</w:t>
      </w:r>
      <w:bookmarkEnd w:id="5"/>
      <w:r w:rsidR="008042F8">
        <w:t xml:space="preserve">                              </w:t>
      </w:r>
    </w:p>
    <w:p w14:paraId="6AB8D869" w14:textId="6E6D022E" w:rsidR="002F71A9" w:rsidRDefault="002F71A9" w:rsidP="002F71A9">
      <w:pPr>
        <w:pStyle w:val="TPCopyright"/>
        <w:spacing w:before="360"/>
        <w:rPr>
          <w:sz w:val="24"/>
        </w:rPr>
      </w:pPr>
      <w:r w:rsidRPr="00CB3D83">
        <w:rPr>
          <w:sz w:val="24"/>
        </w:rPr>
        <w:t>Revision 1.</w:t>
      </w:r>
      <w:r w:rsidR="008521A8">
        <w:rPr>
          <w:sz w:val="24"/>
        </w:rPr>
        <w:t>2</w:t>
      </w:r>
      <w:r w:rsidRPr="00CB3D83">
        <w:rPr>
          <w:sz w:val="24"/>
        </w:rPr>
        <w:br/>
      </w:r>
    </w:p>
    <w:p w14:paraId="3DF85AEB" w14:textId="10F5729D" w:rsidR="00BE5CCB" w:rsidRDefault="00994E02" w:rsidP="002F71A9">
      <w:pPr>
        <w:pStyle w:val="TPCopyright"/>
        <w:spacing w:before="360"/>
        <w:rPr>
          <w:sz w:val="24"/>
        </w:rPr>
      </w:pPr>
      <w:del w:id="6" w:author="John Ryland" w:date="2022-10-19T13:12:00Z">
        <w:r w:rsidDel="001A769D">
          <w:rPr>
            <w:sz w:val="24"/>
          </w:rPr>
          <w:delText>Ma</w:delText>
        </w:r>
        <w:r w:rsidR="00122E72" w:rsidDel="001A769D">
          <w:rPr>
            <w:sz w:val="24"/>
          </w:rPr>
          <w:delText>y</w:delText>
        </w:r>
      </w:del>
      <w:r w:rsidR="00122E72">
        <w:rPr>
          <w:sz w:val="24"/>
        </w:rPr>
        <w:t xml:space="preserve"> </w:t>
      </w:r>
      <w:del w:id="7" w:author="John Ryland" w:date="2022-10-19T13:12:00Z">
        <w:r w:rsidR="00122E72" w:rsidDel="001A769D">
          <w:rPr>
            <w:sz w:val="24"/>
          </w:rPr>
          <w:delText>10</w:delText>
        </w:r>
      </w:del>
      <w:r w:rsidR="009A34D0">
        <w:rPr>
          <w:sz w:val="24"/>
        </w:rPr>
        <w:t xml:space="preserve">, </w:t>
      </w:r>
      <w:del w:id="8" w:author="John Ryland" w:date="2023-06-01T16:54:00Z">
        <w:r w:rsidR="0004135A" w:rsidDel="009A4029">
          <w:rPr>
            <w:sz w:val="24"/>
          </w:rPr>
          <w:delText>2022</w:delText>
        </w:r>
      </w:del>
      <w:ins w:id="9" w:author="John Ryland" w:date="2023-06-01T16:55:00Z">
        <w:r w:rsidR="009A4029">
          <w:rPr>
            <w:sz w:val="24"/>
          </w:rPr>
          <w:t xml:space="preserve">June </w:t>
        </w:r>
      </w:ins>
      <w:ins w:id="10" w:author="John Ryland" w:date="2023-06-12T17:56:00Z">
        <w:r w:rsidR="00A313E2">
          <w:rPr>
            <w:sz w:val="24"/>
          </w:rPr>
          <w:t>12</w:t>
        </w:r>
      </w:ins>
      <w:ins w:id="11" w:author="John Ryland" w:date="2023-06-01T16:55:00Z">
        <w:r w:rsidR="009A4029">
          <w:rPr>
            <w:sz w:val="24"/>
          </w:rPr>
          <w:t>, 2023</w:t>
        </w:r>
      </w:ins>
    </w:p>
    <w:p w14:paraId="02EB378F" w14:textId="77777777" w:rsidR="000A4B86" w:rsidRDefault="000A4B86" w:rsidP="002F71A9">
      <w:pPr>
        <w:pStyle w:val="TPCopyright"/>
        <w:spacing w:before="360"/>
        <w:rPr>
          <w:sz w:val="24"/>
        </w:rPr>
      </w:pPr>
    </w:p>
    <w:p w14:paraId="6A05A809" w14:textId="77777777" w:rsidR="000A4B86" w:rsidRPr="00CB3D83" w:rsidRDefault="000A4B86" w:rsidP="002F71A9">
      <w:pPr>
        <w:pStyle w:val="TPCopyright"/>
        <w:spacing w:before="360"/>
        <w:rPr>
          <w:sz w:val="24"/>
        </w:rPr>
      </w:pPr>
    </w:p>
    <w:p w14:paraId="5A39BBE3" w14:textId="77777777" w:rsidR="00310FF0" w:rsidRDefault="00310FF0">
      <w:pPr>
        <w:rPr>
          <w:b/>
        </w:rPr>
      </w:pPr>
      <w:r>
        <w:rPr>
          <w:b/>
        </w:rPr>
        <w:br w:type="page"/>
      </w:r>
    </w:p>
    <w:p w14:paraId="41C8F396" w14:textId="77777777" w:rsidR="002F71A9" w:rsidRDefault="002F71A9" w:rsidP="005B38CB">
      <w:pPr>
        <w:rPr>
          <w:b/>
        </w:rPr>
      </w:pPr>
    </w:p>
    <w:p w14:paraId="72A3D3EC" w14:textId="77777777" w:rsidR="002F71A9" w:rsidRDefault="002F71A9" w:rsidP="005B38CB">
      <w:pPr>
        <w:rPr>
          <w:b/>
        </w:rPr>
      </w:pPr>
    </w:p>
    <w:p w14:paraId="0D0B940D" w14:textId="77777777" w:rsidR="00A3781D" w:rsidRDefault="00A3781D" w:rsidP="00453AA5">
      <w:pPr>
        <w:pStyle w:val="TOC1"/>
      </w:pPr>
    </w:p>
    <w:p w14:paraId="68B3EF5F" w14:textId="6633EB25" w:rsidR="00E20A7C" w:rsidRDefault="00C510C3">
      <w:pPr>
        <w:pStyle w:val="TOC1"/>
        <w:rPr>
          <w:rFonts w:asciiTheme="minorHAnsi" w:eastAsiaTheme="minorEastAsia" w:hAnsiTheme="minorHAnsi" w:cstheme="minorBidi"/>
          <w:b w:val="0"/>
          <w:bCs w:val="0"/>
          <w:caps w:val="0"/>
          <w:noProof/>
          <w:sz w:val="22"/>
          <w:szCs w:val="22"/>
        </w:rPr>
      </w:pPr>
      <w:r>
        <w:fldChar w:fldCharType="begin"/>
      </w:r>
      <w:r w:rsidR="00936681">
        <w:instrText xml:space="preserve"> TOC \o "1-3" \h \z \u </w:instrText>
      </w:r>
      <w:r>
        <w:fldChar w:fldCharType="separate"/>
      </w:r>
      <w:hyperlink w:anchor="_Toc127115104" w:history="1">
        <w:r w:rsidR="00E20A7C" w:rsidRPr="00400C87">
          <w:rPr>
            <w:rStyle w:val="Hyperlink"/>
            <w:noProof/>
          </w:rPr>
          <w:t>LXI Example and                         Reference Material</w:t>
        </w:r>
        <w:r w:rsidR="00E20A7C">
          <w:rPr>
            <w:noProof/>
            <w:webHidden/>
          </w:rPr>
          <w:tab/>
        </w:r>
        <w:r w:rsidR="00E20A7C">
          <w:rPr>
            <w:noProof/>
            <w:webHidden/>
          </w:rPr>
          <w:fldChar w:fldCharType="begin"/>
        </w:r>
        <w:r w:rsidR="00E20A7C">
          <w:rPr>
            <w:noProof/>
            <w:webHidden/>
          </w:rPr>
          <w:instrText xml:space="preserve"> PAGEREF _Toc127115104 \h </w:instrText>
        </w:r>
        <w:r w:rsidR="00E20A7C">
          <w:rPr>
            <w:noProof/>
            <w:webHidden/>
          </w:rPr>
        </w:r>
        <w:r w:rsidR="00E20A7C">
          <w:rPr>
            <w:noProof/>
            <w:webHidden/>
          </w:rPr>
          <w:fldChar w:fldCharType="separate"/>
        </w:r>
        <w:r w:rsidR="00E20A7C">
          <w:rPr>
            <w:noProof/>
            <w:webHidden/>
          </w:rPr>
          <w:t>1</w:t>
        </w:r>
        <w:r w:rsidR="00E20A7C">
          <w:rPr>
            <w:noProof/>
            <w:webHidden/>
          </w:rPr>
          <w:fldChar w:fldCharType="end"/>
        </w:r>
      </w:hyperlink>
    </w:p>
    <w:p w14:paraId="59F3060C" w14:textId="03A7DE41" w:rsidR="00E20A7C" w:rsidRDefault="00341E6F">
      <w:pPr>
        <w:pStyle w:val="TOC1"/>
        <w:rPr>
          <w:rFonts w:asciiTheme="minorHAnsi" w:eastAsiaTheme="minorEastAsia" w:hAnsiTheme="minorHAnsi" w:cstheme="minorBidi"/>
          <w:b w:val="0"/>
          <w:bCs w:val="0"/>
          <w:caps w:val="0"/>
          <w:noProof/>
          <w:sz w:val="22"/>
          <w:szCs w:val="22"/>
        </w:rPr>
      </w:pPr>
      <w:hyperlink w:anchor="_Toc127115105" w:history="1">
        <w:r w:rsidR="00E20A7C" w:rsidRPr="00400C87">
          <w:rPr>
            <w:rStyle w:val="Hyperlink"/>
            <w:i/>
            <w:iCs/>
            <w:noProof/>
          </w:rPr>
          <w:t>Notices</w:t>
        </w:r>
        <w:r w:rsidR="00E20A7C">
          <w:rPr>
            <w:noProof/>
            <w:webHidden/>
          </w:rPr>
          <w:tab/>
        </w:r>
        <w:r w:rsidR="00E20A7C">
          <w:rPr>
            <w:noProof/>
            <w:webHidden/>
          </w:rPr>
          <w:fldChar w:fldCharType="begin"/>
        </w:r>
        <w:r w:rsidR="00E20A7C">
          <w:rPr>
            <w:noProof/>
            <w:webHidden/>
          </w:rPr>
          <w:instrText xml:space="preserve"> PAGEREF _Toc127115105 \h </w:instrText>
        </w:r>
        <w:r w:rsidR="00E20A7C">
          <w:rPr>
            <w:noProof/>
            <w:webHidden/>
          </w:rPr>
        </w:r>
        <w:r w:rsidR="00E20A7C">
          <w:rPr>
            <w:noProof/>
            <w:webHidden/>
          </w:rPr>
          <w:fldChar w:fldCharType="separate"/>
        </w:r>
        <w:r w:rsidR="00E20A7C">
          <w:rPr>
            <w:noProof/>
            <w:webHidden/>
          </w:rPr>
          <w:t>3</w:t>
        </w:r>
        <w:r w:rsidR="00E20A7C">
          <w:rPr>
            <w:noProof/>
            <w:webHidden/>
          </w:rPr>
          <w:fldChar w:fldCharType="end"/>
        </w:r>
      </w:hyperlink>
    </w:p>
    <w:p w14:paraId="5B3BE1D6" w14:textId="0B587B8C" w:rsidR="00E20A7C" w:rsidRDefault="00341E6F">
      <w:pPr>
        <w:pStyle w:val="TOC1"/>
        <w:rPr>
          <w:rFonts w:asciiTheme="minorHAnsi" w:eastAsiaTheme="minorEastAsia" w:hAnsiTheme="minorHAnsi" w:cstheme="minorBidi"/>
          <w:b w:val="0"/>
          <w:bCs w:val="0"/>
          <w:caps w:val="0"/>
          <w:noProof/>
          <w:sz w:val="22"/>
          <w:szCs w:val="22"/>
        </w:rPr>
      </w:pPr>
      <w:hyperlink w:anchor="_Toc127115106" w:history="1">
        <w:r w:rsidR="00E20A7C" w:rsidRPr="00400C87">
          <w:rPr>
            <w:rStyle w:val="Hyperlink"/>
            <w:i/>
            <w:iCs/>
            <w:noProof/>
          </w:rPr>
          <w:t>Revision history</w:t>
        </w:r>
        <w:r w:rsidR="00E20A7C">
          <w:rPr>
            <w:noProof/>
            <w:webHidden/>
          </w:rPr>
          <w:tab/>
        </w:r>
        <w:r w:rsidR="00E20A7C">
          <w:rPr>
            <w:noProof/>
            <w:webHidden/>
          </w:rPr>
          <w:fldChar w:fldCharType="begin"/>
        </w:r>
        <w:r w:rsidR="00E20A7C">
          <w:rPr>
            <w:noProof/>
            <w:webHidden/>
          </w:rPr>
          <w:instrText xml:space="preserve"> PAGEREF _Toc127115106 \h </w:instrText>
        </w:r>
        <w:r w:rsidR="00E20A7C">
          <w:rPr>
            <w:noProof/>
            <w:webHidden/>
          </w:rPr>
        </w:r>
        <w:r w:rsidR="00E20A7C">
          <w:rPr>
            <w:noProof/>
            <w:webHidden/>
          </w:rPr>
          <w:fldChar w:fldCharType="separate"/>
        </w:r>
        <w:r w:rsidR="00E20A7C">
          <w:rPr>
            <w:noProof/>
            <w:webHidden/>
          </w:rPr>
          <w:t>5</w:t>
        </w:r>
        <w:r w:rsidR="00E20A7C">
          <w:rPr>
            <w:noProof/>
            <w:webHidden/>
          </w:rPr>
          <w:fldChar w:fldCharType="end"/>
        </w:r>
      </w:hyperlink>
    </w:p>
    <w:p w14:paraId="2353A2AA" w14:textId="7AF85365" w:rsidR="00E20A7C" w:rsidRDefault="00341E6F">
      <w:pPr>
        <w:pStyle w:val="TOC1"/>
        <w:rPr>
          <w:rFonts w:asciiTheme="minorHAnsi" w:eastAsiaTheme="minorEastAsia" w:hAnsiTheme="minorHAnsi" w:cstheme="minorBidi"/>
          <w:b w:val="0"/>
          <w:bCs w:val="0"/>
          <w:caps w:val="0"/>
          <w:noProof/>
          <w:sz w:val="22"/>
          <w:szCs w:val="22"/>
        </w:rPr>
      </w:pPr>
      <w:hyperlink w:anchor="_Toc127115107" w:history="1">
        <w:r w:rsidR="00E20A7C" w:rsidRPr="00400C87">
          <w:rPr>
            <w:rStyle w:val="Hyperlink"/>
            <w:noProof/>
          </w:rPr>
          <w:t>1</w:t>
        </w:r>
        <w:r w:rsidR="00E20A7C">
          <w:rPr>
            <w:rFonts w:asciiTheme="minorHAnsi" w:eastAsiaTheme="minorEastAsia" w:hAnsiTheme="minorHAnsi" w:cstheme="minorBidi"/>
            <w:b w:val="0"/>
            <w:bCs w:val="0"/>
            <w:caps w:val="0"/>
            <w:noProof/>
            <w:sz w:val="22"/>
            <w:szCs w:val="22"/>
          </w:rPr>
          <w:tab/>
        </w:r>
        <w:r w:rsidR="00E20A7C" w:rsidRPr="00400C87">
          <w:rPr>
            <w:rStyle w:val="Hyperlink"/>
            <w:noProof/>
          </w:rPr>
          <w:t>Overview</w:t>
        </w:r>
        <w:r w:rsidR="00E20A7C">
          <w:rPr>
            <w:noProof/>
            <w:webHidden/>
          </w:rPr>
          <w:tab/>
        </w:r>
        <w:r w:rsidR="00E20A7C">
          <w:rPr>
            <w:noProof/>
            <w:webHidden/>
          </w:rPr>
          <w:fldChar w:fldCharType="begin"/>
        </w:r>
        <w:r w:rsidR="00E20A7C">
          <w:rPr>
            <w:noProof/>
            <w:webHidden/>
          </w:rPr>
          <w:instrText xml:space="preserve"> PAGEREF _Toc127115107 \h </w:instrText>
        </w:r>
        <w:r w:rsidR="00E20A7C">
          <w:rPr>
            <w:noProof/>
            <w:webHidden/>
          </w:rPr>
        </w:r>
        <w:r w:rsidR="00E20A7C">
          <w:rPr>
            <w:noProof/>
            <w:webHidden/>
          </w:rPr>
          <w:fldChar w:fldCharType="separate"/>
        </w:r>
        <w:r w:rsidR="00E20A7C">
          <w:rPr>
            <w:noProof/>
            <w:webHidden/>
          </w:rPr>
          <w:t>6</w:t>
        </w:r>
        <w:r w:rsidR="00E20A7C">
          <w:rPr>
            <w:noProof/>
            <w:webHidden/>
          </w:rPr>
          <w:fldChar w:fldCharType="end"/>
        </w:r>
      </w:hyperlink>
    </w:p>
    <w:p w14:paraId="5A941804" w14:textId="60E2CF62" w:rsidR="00E20A7C" w:rsidRDefault="00341E6F">
      <w:pPr>
        <w:pStyle w:val="TOC1"/>
        <w:rPr>
          <w:rFonts w:asciiTheme="minorHAnsi" w:eastAsiaTheme="minorEastAsia" w:hAnsiTheme="minorHAnsi" w:cstheme="minorBidi"/>
          <w:b w:val="0"/>
          <w:bCs w:val="0"/>
          <w:caps w:val="0"/>
          <w:noProof/>
          <w:sz w:val="22"/>
          <w:szCs w:val="22"/>
        </w:rPr>
      </w:pPr>
      <w:hyperlink w:anchor="_Toc127115108" w:history="1">
        <w:r w:rsidR="00E20A7C" w:rsidRPr="00400C87">
          <w:rPr>
            <w:rStyle w:val="Hyperlink"/>
            <w:noProof/>
          </w:rPr>
          <w:t>2</w:t>
        </w:r>
        <w:r w:rsidR="00E20A7C">
          <w:rPr>
            <w:rFonts w:asciiTheme="minorHAnsi" w:eastAsiaTheme="minorEastAsia" w:hAnsiTheme="minorHAnsi" w:cstheme="minorBidi"/>
            <w:b w:val="0"/>
            <w:bCs w:val="0"/>
            <w:caps w:val="0"/>
            <w:noProof/>
            <w:sz w:val="22"/>
            <w:szCs w:val="22"/>
          </w:rPr>
          <w:tab/>
        </w:r>
        <w:r w:rsidR="00E20A7C" w:rsidRPr="00400C87">
          <w:rPr>
            <w:rStyle w:val="Hyperlink"/>
            <w:noProof/>
          </w:rPr>
          <w:t>LAN Status Indication</w:t>
        </w:r>
        <w:r w:rsidR="00E20A7C">
          <w:rPr>
            <w:noProof/>
            <w:webHidden/>
          </w:rPr>
          <w:tab/>
        </w:r>
        <w:r w:rsidR="00E20A7C">
          <w:rPr>
            <w:noProof/>
            <w:webHidden/>
          </w:rPr>
          <w:fldChar w:fldCharType="begin"/>
        </w:r>
        <w:r w:rsidR="00E20A7C">
          <w:rPr>
            <w:noProof/>
            <w:webHidden/>
          </w:rPr>
          <w:instrText xml:space="preserve"> PAGEREF _Toc127115108 \h </w:instrText>
        </w:r>
        <w:r w:rsidR="00E20A7C">
          <w:rPr>
            <w:noProof/>
            <w:webHidden/>
          </w:rPr>
        </w:r>
        <w:r w:rsidR="00E20A7C">
          <w:rPr>
            <w:noProof/>
            <w:webHidden/>
          </w:rPr>
          <w:fldChar w:fldCharType="separate"/>
        </w:r>
        <w:r w:rsidR="00E20A7C">
          <w:rPr>
            <w:noProof/>
            <w:webHidden/>
          </w:rPr>
          <w:t>7</w:t>
        </w:r>
        <w:r w:rsidR="00E20A7C">
          <w:rPr>
            <w:noProof/>
            <w:webHidden/>
          </w:rPr>
          <w:fldChar w:fldCharType="end"/>
        </w:r>
      </w:hyperlink>
    </w:p>
    <w:p w14:paraId="7E6A3D7F" w14:textId="5A7B21EF" w:rsidR="00E20A7C" w:rsidRDefault="00341E6F">
      <w:pPr>
        <w:pStyle w:val="TOC1"/>
        <w:rPr>
          <w:rFonts w:asciiTheme="minorHAnsi" w:eastAsiaTheme="minorEastAsia" w:hAnsiTheme="minorHAnsi" w:cstheme="minorBidi"/>
          <w:b w:val="0"/>
          <w:bCs w:val="0"/>
          <w:caps w:val="0"/>
          <w:noProof/>
          <w:sz w:val="22"/>
          <w:szCs w:val="22"/>
        </w:rPr>
      </w:pPr>
      <w:hyperlink w:anchor="_Toc127115109" w:history="1">
        <w:r w:rsidR="00E20A7C" w:rsidRPr="00400C87">
          <w:rPr>
            <w:rStyle w:val="Hyperlink"/>
            <w:noProof/>
          </w:rPr>
          <w:t>3</w:t>
        </w:r>
        <w:r w:rsidR="00E20A7C">
          <w:rPr>
            <w:rFonts w:asciiTheme="minorHAnsi" w:eastAsiaTheme="minorEastAsia" w:hAnsiTheme="minorHAnsi" w:cstheme="minorBidi"/>
            <w:b w:val="0"/>
            <w:bCs w:val="0"/>
            <w:caps w:val="0"/>
            <w:noProof/>
            <w:sz w:val="22"/>
            <w:szCs w:val="22"/>
          </w:rPr>
          <w:tab/>
        </w:r>
        <w:r w:rsidR="00E20A7C" w:rsidRPr="00400C87">
          <w:rPr>
            <w:rStyle w:val="Hyperlink"/>
            <w:noProof/>
          </w:rPr>
          <w:t>LAN Configuration Initialize (LCI)</w:t>
        </w:r>
        <w:r w:rsidR="00E20A7C">
          <w:rPr>
            <w:noProof/>
            <w:webHidden/>
          </w:rPr>
          <w:tab/>
        </w:r>
        <w:r w:rsidR="00E20A7C">
          <w:rPr>
            <w:noProof/>
            <w:webHidden/>
          </w:rPr>
          <w:fldChar w:fldCharType="begin"/>
        </w:r>
        <w:r w:rsidR="00E20A7C">
          <w:rPr>
            <w:noProof/>
            <w:webHidden/>
          </w:rPr>
          <w:instrText xml:space="preserve"> PAGEREF _Toc127115109 \h </w:instrText>
        </w:r>
        <w:r w:rsidR="00E20A7C">
          <w:rPr>
            <w:noProof/>
            <w:webHidden/>
          </w:rPr>
        </w:r>
        <w:r w:rsidR="00E20A7C">
          <w:rPr>
            <w:noProof/>
            <w:webHidden/>
          </w:rPr>
          <w:fldChar w:fldCharType="separate"/>
        </w:r>
        <w:r w:rsidR="00E20A7C">
          <w:rPr>
            <w:noProof/>
            <w:webHidden/>
          </w:rPr>
          <w:t>9</w:t>
        </w:r>
        <w:r w:rsidR="00E20A7C">
          <w:rPr>
            <w:noProof/>
            <w:webHidden/>
          </w:rPr>
          <w:fldChar w:fldCharType="end"/>
        </w:r>
      </w:hyperlink>
    </w:p>
    <w:p w14:paraId="4CC62E7E" w14:textId="0DD15220" w:rsidR="00E20A7C" w:rsidRDefault="00341E6F">
      <w:pPr>
        <w:pStyle w:val="TOC1"/>
        <w:rPr>
          <w:rFonts w:asciiTheme="minorHAnsi" w:eastAsiaTheme="minorEastAsia" w:hAnsiTheme="minorHAnsi" w:cstheme="minorBidi"/>
          <w:b w:val="0"/>
          <w:bCs w:val="0"/>
          <w:caps w:val="0"/>
          <w:noProof/>
          <w:sz w:val="22"/>
          <w:szCs w:val="22"/>
        </w:rPr>
      </w:pPr>
      <w:hyperlink w:anchor="_Toc127115110" w:history="1">
        <w:r w:rsidR="00E20A7C" w:rsidRPr="00400C87">
          <w:rPr>
            <w:rStyle w:val="Hyperlink"/>
            <w:noProof/>
          </w:rPr>
          <w:t>4</w:t>
        </w:r>
        <w:r w:rsidR="00E20A7C">
          <w:rPr>
            <w:rFonts w:asciiTheme="minorHAnsi" w:eastAsiaTheme="minorEastAsia" w:hAnsiTheme="minorHAnsi" w:cstheme="minorBidi"/>
            <w:b w:val="0"/>
            <w:bCs w:val="0"/>
            <w:caps w:val="0"/>
            <w:noProof/>
            <w:sz w:val="22"/>
            <w:szCs w:val="22"/>
          </w:rPr>
          <w:tab/>
        </w:r>
        <w:r w:rsidR="00E20A7C" w:rsidRPr="00400C87">
          <w:rPr>
            <w:rStyle w:val="Hyperlink"/>
            <w:noProof/>
          </w:rPr>
          <w:t>Example Web Pages</w:t>
        </w:r>
        <w:r w:rsidR="00E20A7C">
          <w:rPr>
            <w:noProof/>
            <w:webHidden/>
          </w:rPr>
          <w:tab/>
        </w:r>
        <w:r w:rsidR="00E20A7C">
          <w:rPr>
            <w:noProof/>
            <w:webHidden/>
          </w:rPr>
          <w:fldChar w:fldCharType="begin"/>
        </w:r>
        <w:r w:rsidR="00E20A7C">
          <w:rPr>
            <w:noProof/>
            <w:webHidden/>
          </w:rPr>
          <w:instrText xml:space="preserve"> PAGEREF _Toc127115110 \h </w:instrText>
        </w:r>
        <w:r w:rsidR="00E20A7C">
          <w:rPr>
            <w:noProof/>
            <w:webHidden/>
          </w:rPr>
        </w:r>
        <w:r w:rsidR="00E20A7C">
          <w:rPr>
            <w:noProof/>
            <w:webHidden/>
          </w:rPr>
          <w:fldChar w:fldCharType="separate"/>
        </w:r>
        <w:r w:rsidR="00E20A7C">
          <w:rPr>
            <w:noProof/>
            <w:webHidden/>
          </w:rPr>
          <w:t>10</w:t>
        </w:r>
        <w:r w:rsidR="00E20A7C">
          <w:rPr>
            <w:noProof/>
            <w:webHidden/>
          </w:rPr>
          <w:fldChar w:fldCharType="end"/>
        </w:r>
      </w:hyperlink>
    </w:p>
    <w:p w14:paraId="69F26D44" w14:textId="6885565C" w:rsidR="00E20A7C" w:rsidRDefault="00341E6F">
      <w:pPr>
        <w:pStyle w:val="TOC2"/>
        <w:rPr>
          <w:rFonts w:asciiTheme="minorHAnsi" w:eastAsiaTheme="minorEastAsia" w:hAnsiTheme="minorHAnsi" w:cstheme="minorBidi"/>
          <w:smallCaps w:val="0"/>
          <w:noProof/>
          <w:sz w:val="22"/>
          <w:szCs w:val="22"/>
        </w:rPr>
      </w:pPr>
      <w:hyperlink w:anchor="_Toc127115111" w:history="1">
        <w:r w:rsidR="00E20A7C" w:rsidRPr="00400C87">
          <w:rPr>
            <w:rStyle w:val="Hyperlink"/>
            <w:noProof/>
          </w:rPr>
          <w:t>LXI Instrument Welcome Page</w:t>
        </w:r>
        <w:r w:rsidR="00E20A7C">
          <w:rPr>
            <w:noProof/>
            <w:webHidden/>
          </w:rPr>
          <w:tab/>
        </w:r>
        <w:r w:rsidR="00E20A7C">
          <w:rPr>
            <w:noProof/>
            <w:webHidden/>
          </w:rPr>
          <w:fldChar w:fldCharType="begin"/>
        </w:r>
        <w:r w:rsidR="00E20A7C">
          <w:rPr>
            <w:noProof/>
            <w:webHidden/>
          </w:rPr>
          <w:instrText xml:space="preserve"> PAGEREF _Toc127115111 \h </w:instrText>
        </w:r>
        <w:r w:rsidR="00E20A7C">
          <w:rPr>
            <w:noProof/>
            <w:webHidden/>
          </w:rPr>
        </w:r>
        <w:r w:rsidR="00E20A7C">
          <w:rPr>
            <w:noProof/>
            <w:webHidden/>
          </w:rPr>
          <w:fldChar w:fldCharType="separate"/>
        </w:r>
        <w:r w:rsidR="00E20A7C">
          <w:rPr>
            <w:noProof/>
            <w:webHidden/>
          </w:rPr>
          <w:t>11</w:t>
        </w:r>
        <w:r w:rsidR="00E20A7C">
          <w:rPr>
            <w:noProof/>
            <w:webHidden/>
          </w:rPr>
          <w:fldChar w:fldCharType="end"/>
        </w:r>
      </w:hyperlink>
    </w:p>
    <w:p w14:paraId="1456AD36" w14:textId="36EA4ED4" w:rsidR="00E20A7C" w:rsidRDefault="00341E6F">
      <w:pPr>
        <w:pStyle w:val="TOC2"/>
        <w:rPr>
          <w:rFonts w:asciiTheme="minorHAnsi" w:eastAsiaTheme="minorEastAsia" w:hAnsiTheme="minorHAnsi" w:cstheme="minorBidi"/>
          <w:smallCaps w:val="0"/>
          <w:noProof/>
          <w:sz w:val="22"/>
          <w:szCs w:val="22"/>
        </w:rPr>
      </w:pPr>
      <w:hyperlink w:anchor="_Toc127115112" w:history="1">
        <w:r w:rsidR="00E20A7C" w:rsidRPr="00400C87">
          <w:rPr>
            <w:rStyle w:val="Hyperlink"/>
            <w:noProof/>
          </w:rPr>
          <w:t>LXI LAN Configuration Page</w:t>
        </w:r>
        <w:r w:rsidR="00E20A7C">
          <w:rPr>
            <w:noProof/>
            <w:webHidden/>
          </w:rPr>
          <w:tab/>
        </w:r>
        <w:r w:rsidR="00E20A7C">
          <w:rPr>
            <w:noProof/>
            <w:webHidden/>
          </w:rPr>
          <w:fldChar w:fldCharType="begin"/>
        </w:r>
        <w:r w:rsidR="00E20A7C">
          <w:rPr>
            <w:noProof/>
            <w:webHidden/>
          </w:rPr>
          <w:instrText xml:space="preserve"> PAGEREF _Toc127115112 \h </w:instrText>
        </w:r>
        <w:r w:rsidR="00E20A7C">
          <w:rPr>
            <w:noProof/>
            <w:webHidden/>
          </w:rPr>
        </w:r>
        <w:r w:rsidR="00E20A7C">
          <w:rPr>
            <w:noProof/>
            <w:webHidden/>
          </w:rPr>
          <w:fldChar w:fldCharType="separate"/>
        </w:r>
        <w:r w:rsidR="00E20A7C">
          <w:rPr>
            <w:noProof/>
            <w:webHidden/>
          </w:rPr>
          <w:t>11</w:t>
        </w:r>
        <w:r w:rsidR="00E20A7C">
          <w:rPr>
            <w:noProof/>
            <w:webHidden/>
          </w:rPr>
          <w:fldChar w:fldCharType="end"/>
        </w:r>
      </w:hyperlink>
    </w:p>
    <w:p w14:paraId="5C3FAC7C" w14:textId="1DE0B97F" w:rsidR="00E20A7C" w:rsidRDefault="00341E6F">
      <w:pPr>
        <w:pStyle w:val="TOC2"/>
        <w:rPr>
          <w:rFonts w:asciiTheme="minorHAnsi" w:eastAsiaTheme="minorEastAsia" w:hAnsiTheme="minorHAnsi" w:cstheme="minorBidi"/>
          <w:smallCaps w:val="0"/>
          <w:noProof/>
          <w:sz w:val="22"/>
          <w:szCs w:val="22"/>
        </w:rPr>
      </w:pPr>
      <w:hyperlink w:anchor="_Toc127115113" w:history="1">
        <w:r w:rsidR="00E20A7C" w:rsidRPr="00400C87">
          <w:rPr>
            <w:rStyle w:val="Hyperlink"/>
            <w:noProof/>
          </w:rPr>
          <w:t>LXI Advanced IP Configuration Page</w:t>
        </w:r>
        <w:r w:rsidR="00E20A7C">
          <w:rPr>
            <w:noProof/>
            <w:webHidden/>
          </w:rPr>
          <w:tab/>
        </w:r>
        <w:r w:rsidR="00E20A7C">
          <w:rPr>
            <w:noProof/>
            <w:webHidden/>
          </w:rPr>
          <w:fldChar w:fldCharType="begin"/>
        </w:r>
        <w:r w:rsidR="00E20A7C">
          <w:rPr>
            <w:noProof/>
            <w:webHidden/>
          </w:rPr>
          <w:instrText xml:space="preserve"> PAGEREF _Toc127115113 \h </w:instrText>
        </w:r>
        <w:r w:rsidR="00E20A7C">
          <w:rPr>
            <w:noProof/>
            <w:webHidden/>
          </w:rPr>
        </w:r>
        <w:r w:rsidR="00E20A7C">
          <w:rPr>
            <w:noProof/>
            <w:webHidden/>
          </w:rPr>
          <w:fldChar w:fldCharType="separate"/>
        </w:r>
        <w:r w:rsidR="00E20A7C">
          <w:rPr>
            <w:noProof/>
            <w:webHidden/>
          </w:rPr>
          <w:t>14</w:t>
        </w:r>
        <w:r w:rsidR="00E20A7C">
          <w:rPr>
            <w:noProof/>
            <w:webHidden/>
          </w:rPr>
          <w:fldChar w:fldCharType="end"/>
        </w:r>
      </w:hyperlink>
    </w:p>
    <w:p w14:paraId="11C8EFE9" w14:textId="79A24078" w:rsidR="00E20A7C" w:rsidRDefault="00341E6F">
      <w:pPr>
        <w:pStyle w:val="TOC2"/>
        <w:rPr>
          <w:rFonts w:asciiTheme="minorHAnsi" w:eastAsiaTheme="minorEastAsia" w:hAnsiTheme="minorHAnsi" w:cstheme="minorBidi"/>
          <w:smallCaps w:val="0"/>
          <w:noProof/>
          <w:sz w:val="22"/>
          <w:szCs w:val="22"/>
        </w:rPr>
      </w:pPr>
      <w:hyperlink w:anchor="_Toc127115114" w:history="1">
        <w:r w:rsidR="00E20A7C" w:rsidRPr="00400C87">
          <w:rPr>
            <w:rStyle w:val="Hyperlink"/>
            <w:noProof/>
          </w:rPr>
          <w:t>LXI LAN Events Page</w:t>
        </w:r>
        <w:r w:rsidR="00E20A7C">
          <w:rPr>
            <w:noProof/>
            <w:webHidden/>
          </w:rPr>
          <w:tab/>
        </w:r>
        <w:r w:rsidR="00E20A7C">
          <w:rPr>
            <w:noProof/>
            <w:webHidden/>
          </w:rPr>
          <w:fldChar w:fldCharType="begin"/>
        </w:r>
        <w:r w:rsidR="00E20A7C">
          <w:rPr>
            <w:noProof/>
            <w:webHidden/>
          </w:rPr>
          <w:instrText xml:space="preserve"> PAGEREF _Toc127115114 \h </w:instrText>
        </w:r>
        <w:r w:rsidR="00E20A7C">
          <w:rPr>
            <w:noProof/>
            <w:webHidden/>
          </w:rPr>
        </w:r>
        <w:r w:rsidR="00E20A7C">
          <w:rPr>
            <w:noProof/>
            <w:webHidden/>
          </w:rPr>
          <w:fldChar w:fldCharType="separate"/>
        </w:r>
        <w:r w:rsidR="00E20A7C">
          <w:rPr>
            <w:noProof/>
            <w:webHidden/>
          </w:rPr>
          <w:t>15</w:t>
        </w:r>
        <w:r w:rsidR="00E20A7C">
          <w:rPr>
            <w:noProof/>
            <w:webHidden/>
          </w:rPr>
          <w:fldChar w:fldCharType="end"/>
        </w:r>
      </w:hyperlink>
    </w:p>
    <w:p w14:paraId="64A86F78" w14:textId="7C153B8B" w:rsidR="00E20A7C" w:rsidRDefault="00341E6F">
      <w:pPr>
        <w:pStyle w:val="TOC2"/>
        <w:rPr>
          <w:rFonts w:asciiTheme="minorHAnsi" w:eastAsiaTheme="minorEastAsia" w:hAnsiTheme="minorHAnsi" w:cstheme="minorBidi"/>
          <w:smallCaps w:val="0"/>
          <w:noProof/>
          <w:sz w:val="22"/>
          <w:szCs w:val="22"/>
        </w:rPr>
      </w:pPr>
      <w:hyperlink w:anchor="_Toc127115115" w:history="1">
        <w:r w:rsidR="00E20A7C" w:rsidRPr="00400C87">
          <w:rPr>
            <w:rStyle w:val="Hyperlink"/>
            <w:noProof/>
          </w:rPr>
          <w:t>LXI Event Logging Control Page</w:t>
        </w:r>
        <w:r w:rsidR="00E20A7C">
          <w:rPr>
            <w:noProof/>
            <w:webHidden/>
          </w:rPr>
          <w:tab/>
        </w:r>
        <w:r w:rsidR="00E20A7C">
          <w:rPr>
            <w:noProof/>
            <w:webHidden/>
          </w:rPr>
          <w:fldChar w:fldCharType="begin"/>
        </w:r>
        <w:r w:rsidR="00E20A7C">
          <w:rPr>
            <w:noProof/>
            <w:webHidden/>
          </w:rPr>
          <w:instrText xml:space="preserve"> PAGEREF _Toc127115115 \h </w:instrText>
        </w:r>
        <w:r w:rsidR="00E20A7C">
          <w:rPr>
            <w:noProof/>
            <w:webHidden/>
          </w:rPr>
        </w:r>
        <w:r w:rsidR="00E20A7C">
          <w:rPr>
            <w:noProof/>
            <w:webHidden/>
          </w:rPr>
          <w:fldChar w:fldCharType="separate"/>
        </w:r>
        <w:r w:rsidR="00E20A7C">
          <w:rPr>
            <w:noProof/>
            <w:webHidden/>
          </w:rPr>
          <w:t>17</w:t>
        </w:r>
        <w:r w:rsidR="00E20A7C">
          <w:rPr>
            <w:noProof/>
            <w:webHidden/>
          </w:rPr>
          <w:fldChar w:fldCharType="end"/>
        </w:r>
      </w:hyperlink>
    </w:p>
    <w:p w14:paraId="2CC946C8" w14:textId="1E745BD4" w:rsidR="00E20A7C" w:rsidRDefault="00341E6F">
      <w:pPr>
        <w:pStyle w:val="TOC2"/>
        <w:rPr>
          <w:rFonts w:asciiTheme="minorHAnsi" w:eastAsiaTheme="minorEastAsia" w:hAnsiTheme="minorHAnsi" w:cstheme="minorBidi"/>
          <w:smallCaps w:val="0"/>
          <w:noProof/>
          <w:sz w:val="22"/>
          <w:szCs w:val="22"/>
        </w:rPr>
      </w:pPr>
      <w:hyperlink w:anchor="_Toc127115116" w:history="1">
        <w:r w:rsidR="00E20A7C" w:rsidRPr="00400C87">
          <w:rPr>
            <w:rStyle w:val="Hyperlink"/>
            <w:noProof/>
          </w:rPr>
          <w:t>LXI Security Configuration Page</w:t>
        </w:r>
        <w:r w:rsidR="00E20A7C">
          <w:rPr>
            <w:noProof/>
            <w:webHidden/>
          </w:rPr>
          <w:tab/>
        </w:r>
        <w:r w:rsidR="00E20A7C">
          <w:rPr>
            <w:noProof/>
            <w:webHidden/>
          </w:rPr>
          <w:fldChar w:fldCharType="begin"/>
        </w:r>
        <w:r w:rsidR="00E20A7C">
          <w:rPr>
            <w:noProof/>
            <w:webHidden/>
          </w:rPr>
          <w:instrText xml:space="preserve"> PAGEREF _Toc127115116 \h </w:instrText>
        </w:r>
        <w:r w:rsidR="00E20A7C">
          <w:rPr>
            <w:noProof/>
            <w:webHidden/>
          </w:rPr>
        </w:r>
        <w:r w:rsidR="00E20A7C">
          <w:rPr>
            <w:noProof/>
            <w:webHidden/>
          </w:rPr>
          <w:fldChar w:fldCharType="separate"/>
        </w:r>
        <w:r w:rsidR="00E20A7C">
          <w:rPr>
            <w:noProof/>
            <w:webHidden/>
          </w:rPr>
          <w:t>18</w:t>
        </w:r>
        <w:r w:rsidR="00E20A7C">
          <w:rPr>
            <w:noProof/>
            <w:webHidden/>
          </w:rPr>
          <w:fldChar w:fldCharType="end"/>
        </w:r>
      </w:hyperlink>
    </w:p>
    <w:p w14:paraId="40AD279F" w14:textId="3B497296" w:rsidR="00E20A7C" w:rsidRDefault="00341E6F">
      <w:pPr>
        <w:pStyle w:val="TOC1"/>
        <w:rPr>
          <w:rFonts w:asciiTheme="minorHAnsi" w:eastAsiaTheme="minorEastAsia" w:hAnsiTheme="minorHAnsi" w:cstheme="minorBidi"/>
          <w:b w:val="0"/>
          <w:bCs w:val="0"/>
          <w:caps w:val="0"/>
          <w:noProof/>
          <w:sz w:val="22"/>
          <w:szCs w:val="22"/>
        </w:rPr>
      </w:pPr>
      <w:hyperlink w:anchor="_Toc127115117" w:history="1">
        <w:r w:rsidR="00E20A7C" w:rsidRPr="00400C87">
          <w:rPr>
            <w:rStyle w:val="Hyperlink"/>
            <w:noProof/>
          </w:rPr>
          <w:t>5</w:t>
        </w:r>
        <w:r w:rsidR="00E20A7C">
          <w:rPr>
            <w:rFonts w:asciiTheme="minorHAnsi" w:eastAsiaTheme="minorEastAsia" w:hAnsiTheme="minorHAnsi" w:cstheme="minorBidi"/>
            <w:b w:val="0"/>
            <w:bCs w:val="0"/>
            <w:caps w:val="0"/>
            <w:noProof/>
            <w:sz w:val="22"/>
            <w:szCs w:val="22"/>
          </w:rPr>
          <w:tab/>
        </w:r>
        <w:r w:rsidR="00E20A7C" w:rsidRPr="00400C87">
          <w:rPr>
            <w:rStyle w:val="Hyperlink"/>
            <w:noProof/>
          </w:rPr>
          <w:t>LXI Event Packet Examples</w:t>
        </w:r>
        <w:r w:rsidR="00E20A7C">
          <w:rPr>
            <w:noProof/>
            <w:webHidden/>
          </w:rPr>
          <w:tab/>
        </w:r>
        <w:r w:rsidR="00E20A7C">
          <w:rPr>
            <w:noProof/>
            <w:webHidden/>
          </w:rPr>
          <w:fldChar w:fldCharType="begin"/>
        </w:r>
        <w:r w:rsidR="00E20A7C">
          <w:rPr>
            <w:noProof/>
            <w:webHidden/>
          </w:rPr>
          <w:instrText xml:space="preserve"> PAGEREF _Toc127115117 \h </w:instrText>
        </w:r>
        <w:r w:rsidR="00E20A7C">
          <w:rPr>
            <w:noProof/>
            <w:webHidden/>
          </w:rPr>
        </w:r>
        <w:r w:rsidR="00E20A7C">
          <w:rPr>
            <w:noProof/>
            <w:webHidden/>
          </w:rPr>
          <w:fldChar w:fldCharType="separate"/>
        </w:r>
        <w:r w:rsidR="00E20A7C">
          <w:rPr>
            <w:noProof/>
            <w:webHidden/>
          </w:rPr>
          <w:t>19</w:t>
        </w:r>
        <w:r w:rsidR="00E20A7C">
          <w:rPr>
            <w:noProof/>
            <w:webHidden/>
          </w:rPr>
          <w:fldChar w:fldCharType="end"/>
        </w:r>
      </w:hyperlink>
    </w:p>
    <w:p w14:paraId="4DD5C4BF" w14:textId="65A97557" w:rsidR="00E20A7C" w:rsidRDefault="00341E6F">
      <w:pPr>
        <w:pStyle w:val="TOC1"/>
        <w:rPr>
          <w:rFonts w:asciiTheme="minorHAnsi" w:eastAsiaTheme="minorEastAsia" w:hAnsiTheme="minorHAnsi" w:cstheme="minorBidi"/>
          <w:b w:val="0"/>
          <w:bCs w:val="0"/>
          <w:caps w:val="0"/>
          <w:noProof/>
          <w:sz w:val="22"/>
          <w:szCs w:val="22"/>
        </w:rPr>
      </w:pPr>
      <w:hyperlink w:anchor="_Toc127115118" w:history="1">
        <w:r w:rsidR="00E20A7C" w:rsidRPr="00400C87">
          <w:rPr>
            <w:rStyle w:val="Hyperlink"/>
            <w:noProof/>
          </w:rPr>
          <w:t>6</w:t>
        </w:r>
        <w:r w:rsidR="00E20A7C">
          <w:rPr>
            <w:rFonts w:asciiTheme="minorHAnsi" w:eastAsiaTheme="minorEastAsia" w:hAnsiTheme="minorHAnsi" w:cstheme="minorBidi"/>
            <w:b w:val="0"/>
            <w:bCs w:val="0"/>
            <w:caps w:val="0"/>
            <w:noProof/>
            <w:sz w:val="22"/>
            <w:szCs w:val="22"/>
          </w:rPr>
          <w:tab/>
        </w:r>
        <w:r w:rsidR="00E20A7C" w:rsidRPr="00400C87">
          <w:rPr>
            <w:rStyle w:val="Hyperlink"/>
            <w:noProof/>
          </w:rPr>
          <w:t>Example XML Identification Content</w:t>
        </w:r>
        <w:r w:rsidR="00E20A7C">
          <w:rPr>
            <w:noProof/>
            <w:webHidden/>
          </w:rPr>
          <w:tab/>
        </w:r>
        <w:r w:rsidR="00E20A7C">
          <w:rPr>
            <w:noProof/>
            <w:webHidden/>
          </w:rPr>
          <w:fldChar w:fldCharType="begin"/>
        </w:r>
        <w:r w:rsidR="00E20A7C">
          <w:rPr>
            <w:noProof/>
            <w:webHidden/>
          </w:rPr>
          <w:instrText xml:space="preserve"> PAGEREF _Toc127115118 \h </w:instrText>
        </w:r>
        <w:r w:rsidR="00E20A7C">
          <w:rPr>
            <w:noProof/>
            <w:webHidden/>
          </w:rPr>
        </w:r>
        <w:r w:rsidR="00E20A7C">
          <w:rPr>
            <w:noProof/>
            <w:webHidden/>
          </w:rPr>
          <w:fldChar w:fldCharType="separate"/>
        </w:r>
        <w:r w:rsidR="00E20A7C">
          <w:rPr>
            <w:noProof/>
            <w:webHidden/>
          </w:rPr>
          <w:t>21</w:t>
        </w:r>
        <w:r w:rsidR="00E20A7C">
          <w:rPr>
            <w:noProof/>
            <w:webHidden/>
          </w:rPr>
          <w:fldChar w:fldCharType="end"/>
        </w:r>
      </w:hyperlink>
    </w:p>
    <w:p w14:paraId="1CE99FE4" w14:textId="41739903" w:rsidR="00E20A7C" w:rsidRDefault="00341E6F">
      <w:pPr>
        <w:pStyle w:val="TOC1"/>
        <w:rPr>
          <w:rFonts w:asciiTheme="minorHAnsi" w:eastAsiaTheme="minorEastAsia" w:hAnsiTheme="minorHAnsi" w:cstheme="minorBidi"/>
          <w:b w:val="0"/>
          <w:bCs w:val="0"/>
          <w:caps w:val="0"/>
          <w:noProof/>
          <w:sz w:val="22"/>
          <w:szCs w:val="22"/>
        </w:rPr>
      </w:pPr>
      <w:hyperlink w:anchor="_Toc127115119" w:history="1">
        <w:r w:rsidR="00E20A7C" w:rsidRPr="00400C87">
          <w:rPr>
            <w:rStyle w:val="Hyperlink"/>
            <w:noProof/>
          </w:rPr>
          <w:t>7</w:t>
        </w:r>
        <w:r w:rsidR="00E20A7C">
          <w:rPr>
            <w:rFonts w:asciiTheme="minorHAnsi" w:eastAsiaTheme="minorEastAsia" w:hAnsiTheme="minorHAnsi" w:cstheme="minorBidi"/>
            <w:b w:val="0"/>
            <w:bCs w:val="0"/>
            <w:caps w:val="0"/>
            <w:noProof/>
            <w:sz w:val="22"/>
            <w:szCs w:val="22"/>
          </w:rPr>
          <w:tab/>
        </w:r>
        <w:r w:rsidR="00E20A7C" w:rsidRPr="00400C87">
          <w:rPr>
            <w:rStyle w:val="Hyperlink"/>
            <w:noProof/>
          </w:rPr>
          <w:t>LXI Discovery Using mDNS</w:t>
        </w:r>
        <w:r w:rsidR="00E20A7C">
          <w:rPr>
            <w:noProof/>
            <w:webHidden/>
          </w:rPr>
          <w:tab/>
        </w:r>
        <w:r w:rsidR="00E20A7C">
          <w:rPr>
            <w:noProof/>
            <w:webHidden/>
          </w:rPr>
          <w:fldChar w:fldCharType="begin"/>
        </w:r>
        <w:r w:rsidR="00E20A7C">
          <w:rPr>
            <w:noProof/>
            <w:webHidden/>
          </w:rPr>
          <w:instrText xml:space="preserve"> PAGEREF _Toc127115119 \h </w:instrText>
        </w:r>
        <w:r w:rsidR="00E20A7C">
          <w:rPr>
            <w:noProof/>
            <w:webHidden/>
          </w:rPr>
        </w:r>
        <w:r w:rsidR="00E20A7C">
          <w:rPr>
            <w:noProof/>
            <w:webHidden/>
          </w:rPr>
          <w:fldChar w:fldCharType="separate"/>
        </w:r>
        <w:r w:rsidR="00E20A7C">
          <w:rPr>
            <w:noProof/>
            <w:webHidden/>
          </w:rPr>
          <w:t>25</w:t>
        </w:r>
        <w:r w:rsidR="00E20A7C">
          <w:rPr>
            <w:noProof/>
            <w:webHidden/>
          </w:rPr>
          <w:fldChar w:fldCharType="end"/>
        </w:r>
      </w:hyperlink>
    </w:p>
    <w:p w14:paraId="49A7B2C3" w14:textId="4FFED8D0" w:rsidR="00E20A7C" w:rsidRDefault="00341E6F">
      <w:pPr>
        <w:pStyle w:val="TOC1"/>
        <w:rPr>
          <w:rFonts w:asciiTheme="minorHAnsi" w:eastAsiaTheme="minorEastAsia" w:hAnsiTheme="minorHAnsi" w:cstheme="minorBidi"/>
          <w:b w:val="0"/>
          <w:bCs w:val="0"/>
          <w:caps w:val="0"/>
          <w:noProof/>
          <w:sz w:val="22"/>
          <w:szCs w:val="22"/>
        </w:rPr>
      </w:pPr>
      <w:hyperlink w:anchor="_Toc127115120" w:history="1">
        <w:r w:rsidR="00E20A7C" w:rsidRPr="00400C87">
          <w:rPr>
            <w:rStyle w:val="Hyperlink"/>
            <w:noProof/>
          </w:rPr>
          <w:t>8</w:t>
        </w:r>
        <w:r w:rsidR="00E20A7C">
          <w:rPr>
            <w:rFonts w:asciiTheme="minorHAnsi" w:eastAsiaTheme="minorEastAsia" w:hAnsiTheme="minorHAnsi" w:cstheme="minorBidi"/>
            <w:b w:val="0"/>
            <w:bCs w:val="0"/>
            <w:caps w:val="0"/>
            <w:noProof/>
            <w:sz w:val="22"/>
            <w:szCs w:val="22"/>
          </w:rPr>
          <w:tab/>
        </w:r>
        <w:r w:rsidR="00E20A7C" w:rsidRPr="00400C87">
          <w:rPr>
            <w:rStyle w:val="Hyperlink"/>
            <w:noProof/>
          </w:rPr>
          <w:t>Glossary of Terms</w:t>
        </w:r>
        <w:r w:rsidR="00E20A7C">
          <w:rPr>
            <w:noProof/>
            <w:webHidden/>
          </w:rPr>
          <w:tab/>
        </w:r>
        <w:r w:rsidR="00E20A7C">
          <w:rPr>
            <w:noProof/>
            <w:webHidden/>
          </w:rPr>
          <w:fldChar w:fldCharType="begin"/>
        </w:r>
        <w:r w:rsidR="00E20A7C">
          <w:rPr>
            <w:noProof/>
            <w:webHidden/>
          </w:rPr>
          <w:instrText xml:space="preserve"> PAGEREF _Toc127115120 \h </w:instrText>
        </w:r>
        <w:r w:rsidR="00E20A7C">
          <w:rPr>
            <w:noProof/>
            <w:webHidden/>
          </w:rPr>
        </w:r>
        <w:r w:rsidR="00E20A7C">
          <w:rPr>
            <w:noProof/>
            <w:webHidden/>
          </w:rPr>
          <w:fldChar w:fldCharType="separate"/>
        </w:r>
        <w:r w:rsidR="00E20A7C">
          <w:rPr>
            <w:noProof/>
            <w:webHidden/>
          </w:rPr>
          <w:t>27</w:t>
        </w:r>
        <w:r w:rsidR="00E20A7C">
          <w:rPr>
            <w:noProof/>
            <w:webHidden/>
          </w:rPr>
          <w:fldChar w:fldCharType="end"/>
        </w:r>
      </w:hyperlink>
    </w:p>
    <w:p w14:paraId="4181C0E0" w14:textId="1FD07B19" w:rsidR="00E20A7C" w:rsidRDefault="00341E6F">
      <w:pPr>
        <w:pStyle w:val="TOC1"/>
        <w:rPr>
          <w:rFonts w:asciiTheme="minorHAnsi" w:eastAsiaTheme="minorEastAsia" w:hAnsiTheme="minorHAnsi" w:cstheme="minorBidi"/>
          <w:b w:val="0"/>
          <w:bCs w:val="0"/>
          <w:caps w:val="0"/>
          <w:noProof/>
          <w:sz w:val="22"/>
          <w:szCs w:val="22"/>
        </w:rPr>
      </w:pPr>
      <w:hyperlink w:anchor="_Toc127115121" w:history="1">
        <w:r w:rsidR="00E20A7C" w:rsidRPr="00400C87">
          <w:rPr>
            <w:rStyle w:val="Hyperlink"/>
            <w:noProof/>
          </w:rPr>
          <w:t>9</w:t>
        </w:r>
        <w:r w:rsidR="00E20A7C">
          <w:rPr>
            <w:rFonts w:asciiTheme="minorHAnsi" w:eastAsiaTheme="minorEastAsia" w:hAnsiTheme="minorHAnsi" w:cstheme="minorBidi"/>
            <w:b w:val="0"/>
            <w:bCs w:val="0"/>
            <w:caps w:val="0"/>
            <w:noProof/>
            <w:sz w:val="22"/>
            <w:szCs w:val="22"/>
          </w:rPr>
          <w:tab/>
        </w:r>
        <w:r w:rsidR="00E20A7C" w:rsidRPr="00400C87">
          <w:rPr>
            <w:rStyle w:val="Hyperlink"/>
            <w:noProof/>
          </w:rPr>
          <w:t>Example LXI API Schemas</w:t>
        </w:r>
        <w:r w:rsidR="00E20A7C">
          <w:rPr>
            <w:noProof/>
            <w:webHidden/>
          </w:rPr>
          <w:tab/>
        </w:r>
        <w:r w:rsidR="00E20A7C">
          <w:rPr>
            <w:noProof/>
            <w:webHidden/>
          </w:rPr>
          <w:fldChar w:fldCharType="begin"/>
        </w:r>
        <w:r w:rsidR="00E20A7C">
          <w:rPr>
            <w:noProof/>
            <w:webHidden/>
          </w:rPr>
          <w:instrText xml:space="preserve"> PAGEREF _Toc127115121 \h </w:instrText>
        </w:r>
        <w:r w:rsidR="00E20A7C">
          <w:rPr>
            <w:noProof/>
            <w:webHidden/>
          </w:rPr>
        </w:r>
        <w:r w:rsidR="00E20A7C">
          <w:rPr>
            <w:noProof/>
            <w:webHidden/>
          </w:rPr>
          <w:fldChar w:fldCharType="separate"/>
        </w:r>
        <w:r w:rsidR="00E20A7C">
          <w:rPr>
            <w:noProof/>
            <w:webHidden/>
          </w:rPr>
          <w:t>33</w:t>
        </w:r>
        <w:r w:rsidR="00E20A7C">
          <w:rPr>
            <w:noProof/>
            <w:webHidden/>
          </w:rPr>
          <w:fldChar w:fldCharType="end"/>
        </w:r>
      </w:hyperlink>
    </w:p>
    <w:p w14:paraId="29D129A4" w14:textId="2900B6D3" w:rsidR="00E20A7C" w:rsidRDefault="00341E6F">
      <w:pPr>
        <w:pStyle w:val="TOC2"/>
        <w:rPr>
          <w:rFonts w:asciiTheme="minorHAnsi" w:eastAsiaTheme="minorEastAsia" w:hAnsiTheme="minorHAnsi" w:cstheme="minorBidi"/>
          <w:smallCaps w:val="0"/>
          <w:noProof/>
          <w:sz w:val="22"/>
          <w:szCs w:val="22"/>
        </w:rPr>
      </w:pPr>
      <w:hyperlink w:anchor="_Toc127115122" w:history="1">
        <w:r w:rsidR="00E20A7C" w:rsidRPr="00400C87">
          <w:rPr>
            <w:rStyle w:val="Hyperlink"/>
            <w:noProof/>
          </w:rPr>
          <w:t>9.1</w:t>
        </w:r>
        <w:r w:rsidR="00E20A7C">
          <w:rPr>
            <w:rFonts w:asciiTheme="minorHAnsi" w:eastAsiaTheme="minorEastAsia" w:hAnsiTheme="minorHAnsi" w:cstheme="minorBidi"/>
            <w:smallCaps w:val="0"/>
            <w:noProof/>
            <w:sz w:val="22"/>
            <w:szCs w:val="22"/>
          </w:rPr>
          <w:tab/>
        </w:r>
        <w:r w:rsidR="00E20A7C" w:rsidRPr="00400C87">
          <w:rPr>
            <w:rStyle w:val="Hyperlink"/>
            <w:noProof/>
          </w:rPr>
          <w:t>Certificate Request</w:t>
        </w:r>
        <w:r w:rsidR="00E20A7C">
          <w:rPr>
            <w:noProof/>
            <w:webHidden/>
          </w:rPr>
          <w:tab/>
        </w:r>
        <w:r w:rsidR="00E20A7C">
          <w:rPr>
            <w:noProof/>
            <w:webHidden/>
          </w:rPr>
          <w:fldChar w:fldCharType="begin"/>
        </w:r>
        <w:r w:rsidR="00E20A7C">
          <w:rPr>
            <w:noProof/>
            <w:webHidden/>
          </w:rPr>
          <w:instrText xml:space="preserve"> PAGEREF _Toc127115122 \h </w:instrText>
        </w:r>
        <w:r w:rsidR="00E20A7C">
          <w:rPr>
            <w:noProof/>
            <w:webHidden/>
          </w:rPr>
        </w:r>
        <w:r w:rsidR="00E20A7C">
          <w:rPr>
            <w:noProof/>
            <w:webHidden/>
          </w:rPr>
          <w:fldChar w:fldCharType="separate"/>
        </w:r>
        <w:r w:rsidR="00E20A7C">
          <w:rPr>
            <w:noProof/>
            <w:webHidden/>
          </w:rPr>
          <w:t>33</w:t>
        </w:r>
        <w:r w:rsidR="00E20A7C">
          <w:rPr>
            <w:noProof/>
            <w:webHidden/>
          </w:rPr>
          <w:fldChar w:fldCharType="end"/>
        </w:r>
      </w:hyperlink>
    </w:p>
    <w:p w14:paraId="5837515E" w14:textId="6B67D31C" w:rsidR="00E20A7C" w:rsidRDefault="00341E6F">
      <w:pPr>
        <w:pStyle w:val="TOC2"/>
        <w:rPr>
          <w:rFonts w:asciiTheme="minorHAnsi" w:eastAsiaTheme="minorEastAsia" w:hAnsiTheme="minorHAnsi" w:cstheme="minorBidi"/>
          <w:smallCaps w:val="0"/>
          <w:noProof/>
          <w:sz w:val="22"/>
          <w:szCs w:val="22"/>
        </w:rPr>
      </w:pPr>
      <w:hyperlink w:anchor="_Toc127115123" w:history="1">
        <w:r w:rsidR="00E20A7C" w:rsidRPr="00400C87">
          <w:rPr>
            <w:rStyle w:val="Hyperlink"/>
            <w:noProof/>
          </w:rPr>
          <w:t>9.2</w:t>
        </w:r>
        <w:r w:rsidR="00E20A7C">
          <w:rPr>
            <w:rFonts w:asciiTheme="minorHAnsi" w:eastAsiaTheme="minorEastAsia" w:hAnsiTheme="minorHAnsi" w:cstheme="minorBidi"/>
            <w:smallCaps w:val="0"/>
            <w:noProof/>
            <w:sz w:val="22"/>
            <w:szCs w:val="22"/>
          </w:rPr>
          <w:tab/>
        </w:r>
        <w:r w:rsidR="00E20A7C" w:rsidRPr="00400C87">
          <w:rPr>
            <w:rStyle w:val="Hyperlink"/>
            <w:rFonts w:ascii="Consolas" w:hAnsi="Consolas" w:cs="Consolas"/>
            <w:noProof/>
          </w:rPr>
          <w:t>&lt;/LXICertificateRequest&gt;</w:t>
        </w:r>
        <w:r w:rsidR="00E20A7C" w:rsidRPr="00400C87">
          <w:rPr>
            <w:rStyle w:val="Hyperlink"/>
            <w:noProof/>
          </w:rPr>
          <w:t>Problem Details</w:t>
        </w:r>
        <w:r w:rsidR="00E20A7C">
          <w:rPr>
            <w:noProof/>
            <w:webHidden/>
          </w:rPr>
          <w:tab/>
        </w:r>
        <w:r w:rsidR="00E20A7C">
          <w:rPr>
            <w:noProof/>
            <w:webHidden/>
          </w:rPr>
          <w:fldChar w:fldCharType="begin"/>
        </w:r>
        <w:r w:rsidR="00E20A7C">
          <w:rPr>
            <w:noProof/>
            <w:webHidden/>
          </w:rPr>
          <w:instrText xml:space="preserve"> PAGEREF _Toc127115123 \h </w:instrText>
        </w:r>
        <w:r w:rsidR="00E20A7C">
          <w:rPr>
            <w:noProof/>
            <w:webHidden/>
          </w:rPr>
        </w:r>
        <w:r w:rsidR="00E20A7C">
          <w:rPr>
            <w:noProof/>
            <w:webHidden/>
          </w:rPr>
          <w:fldChar w:fldCharType="separate"/>
        </w:r>
        <w:r w:rsidR="00E20A7C">
          <w:rPr>
            <w:noProof/>
            <w:webHidden/>
          </w:rPr>
          <w:t>33</w:t>
        </w:r>
        <w:r w:rsidR="00E20A7C">
          <w:rPr>
            <w:noProof/>
            <w:webHidden/>
          </w:rPr>
          <w:fldChar w:fldCharType="end"/>
        </w:r>
      </w:hyperlink>
    </w:p>
    <w:p w14:paraId="5D39665A" w14:textId="1CAD38C1" w:rsidR="00E20A7C" w:rsidRDefault="00341E6F">
      <w:pPr>
        <w:pStyle w:val="TOC2"/>
        <w:rPr>
          <w:rFonts w:asciiTheme="minorHAnsi" w:eastAsiaTheme="minorEastAsia" w:hAnsiTheme="minorHAnsi" w:cstheme="minorBidi"/>
          <w:smallCaps w:val="0"/>
          <w:noProof/>
          <w:sz w:val="22"/>
          <w:szCs w:val="22"/>
        </w:rPr>
      </w:pPr>
      <w:hyperlink w:anchor="_Toc127115124" w:history="1">
        <w:r w:rsidR="00E20A7C" w:rsidRPr="00400C87">
          <w:rPr>
            <w:rStyle w:val="Hyperlink"/>
            <w:noProof/>
          </w:rPr>
          <w:t>9.1</w:t>
        </w:r>
        <w:r w:rsidR="00E20A7C">
          <w:rPr>
            <w:rFonts w:asciiTheme="minorHAnsi" w:eastAsiaTheme="minorEastAsia" w:hAnsiTheme="minorHAnsi" w:cstheme="minorBidi"/>
            <w:smallCaps w:val="0"/>
            <w:noProof/>
            <w:sz w:val="22"/>
            <w:szCs w:val="22"/>
          </w:rPr>
          <w:tab/>
        </w:r>
        <w:r w:rsidR="00E20A7C" w:rsidRPr="00400C87">
          <w:rPr>
            <w:rStyle w:val="Hyperlink"/>
            <w:noProof/>
          </w:rPr>
          <w:t>Literals</w:t>
        </w:r>
        <w:r w:rsidR="00E20A7C">
          <w:rPr>
            <w:noProof/>
            <w:webHidden/>
          </w:rPr>
          <w:tab/>
        </w:r>
        <w:r w:rsidR="00E20A7C">
          <w:rPr>
            <w:noProof/>
            <w:webHidden/>
          </w:rPr>
          <w:fldChar w:fldCharType="begin"/>
        </w:r>
        <w:r w:rsidR="00E20A7C">
          <w:rPr>
            <w:noProof/>
            <w:webHidden/>
          </w:rPr>
          <w:instrText xml:space="preserve"> PAGEREF _Toc127115124 \h </w:instrText>
        </w:r>
        <w:r w:rsidR="00E20A7C">
          <w:rPr>
            <w:noProof/>
            <w:webHidden/>
          </w:rPr>
        </w:r>
        <w:r w:rsidR="00E20A7C">
          <w:rPr>
            <w:noProof/>
            <w:webHidden/>
          </w:rPr>
          <w:fldChar w:fldCharType="separate"/>
        </w:r>
        <w:r w:rsidR="00E20A7C">
          <w:rPr>
            <w:noProof/>
            <w:webHidden/>
          </w:rPr>
          <w:t>34</w:t>
        </w:r>
        <w:r w:rsidR="00E20A7C">
          <w:rPr>
            <w:noProof/>
            <w:webHidden/>
          </w:rPr>
          <w:fldChar w:fldCharType="end"/>
        </w:r>
      </w:hyperlink>
    </w:p>
    <w:p w14:paraId="7E18776A" w14:textId="21160DF9" w:rsidR="00E20A7C" w:rsidRDefault="00341E6F">
      <w:pPr>
        <w:pStyle w:val="TOC2"/>
        <w:rPr>
          <w:rFonts w:asciiTheme="minorHAnsi" w:eastAsiaTheme="minorEastAsia" w:hAnsiTheme="minorHAnsi" w:cstheme="minorBidi"/>
          <w:smallCaps w:val="0"/>
          <w:noProof/>
          <w:sz w:val="22"/>
          <w:szCs w:val="22"/>
        </w:rPr>
      </w:pPr>
      <w:hyperlink w:anchor="_Toc127115125" w:history="1">
        <w:r w:rsidR="00E20A7C" w:rsidRPr="00400C87">
          <w:rPr>
            <w:rStyle w:val="Hyperlink"/>
            <w:noProof/>
          </w:rPr>
          <w:t>9.2</w:t>
        </w:r>
        <w:r w:rsidR="00E20A7C">
          <w:rPr>
            <w:rFonts w:asciiTheme="minorHAnsi" w:eastAsiaTheme="minorEastAsia" w:hAnsiTheme="minorHAnsi" w:cstheme="minorBidi"/>
            <w:smallCaps w:val="0"/>
            <w:noProof/>
            <w:sz w:val="22"/>
            <w:szCs w:val="22"/>
          </w:rPr>
          <w:tab/>
        </w:r>
        <w:r w:rsidR="00E20A7C" w:rsidRPr="00400C87">
          <w:rPr>
            <w:rStyle w:val="Hyperlink"/>
            <w:noProof/>
          </w:rPr>
          <w:t>Identification</w:t>
        </w:r>
        <w:r w:rsidR="00E20A7C">
          <w:rPr>
            <w:noProof/>
            <w:webHidden/>
          </w:rPr>
          <w:tab/>
        </w:r>
        <w:r w:rsidR="00E20A7C">
          <w:rPr>
            <w:noProof/>
            <w:webHidden/>
          </w:rPr>
          <w:fldChar w:fldCharType="begin"/>
        </w:r>
        <w:r w:rsidR="00E20A7C">
          <w:rPr>
            <w:noProof/>
            <w:webHidden/>
          </w:rPr>
          <w:instrText xml:space="preserve"> PAGEREF _Toc127115125 \h </w:instrText>
        </w:r>
        <w:r w:rsidR="00E20A7C">
          <w:rPr>
            <w:noProof/>
            <w:webHidden/>
          </w:rPr>
        </w:r>
        <w:r w:rsidR="00E20A7C">
          <w:rPr>
            <w:noProof/>
            <w:webHidden/>
          </w:rPr>
          <w:fldChar w:fldCharType="separate"/>
        </w:r>
        <w:r w:rsidR="00E20A7C">
          <w:rPr>
            <w:noProof/>
            <w:webHidden/>
          </w:rPr>
          <w:t>34</w:t>
        </w:r>
        <w:r w:rsidR="00E20A7C">
          <w:rPr>
            <w:noProof/>
            <w:webHidden/>
          </w:rPr>
          <w:fldChar w:fldCharType="end"/>
        </w:r>
      </w:hyperlink>
    </w:p>
    <w:p w14:paraId="0BAA0CDB" w14:textId="5D3E9525" w:rsidR="00E20A7C" w:rsidRDefault="00341E6F">
      <w:pPr>
        <w:pStyle w:val="TOC2"/>
        <w:rPr>
          <w:rFonts w:asciiTheme="minorHAnsi" w:eastAsiaTheme="minorEastAsia" w:hAnsiTheme="minorHAnsi" w:cstheme="minorBidi"/>
          <w:smallCaps w:val="0"/>
          <w:noProof/>
          <w:sz w:val="22"/>
          <w:szCs w:val="22"/>
        </w:rPr>
      </w:pPr>
      <w:hyperlink w:anchor="_Toc127115126" w:history="1">
        <w:r w:rsidR="00E20A7C" w:rsidRPr="00400C87">
          <w:rPr>
            <w:rStyle w:val="Hyperlink"/>
            <w:noProof/>
          </w:rPr>
          <w:t>9.3</w:t>
        </w:r>
        <w:r w:rsidR="00E20A7C">
          <w:rPr>
            <w:rFonts w:asciiTheme="minorHAnsi" w:eastAsiaTheme="minorEastAsia" w:hAnsiTheme="minorHAnsi" w:cstheme="minorBidi"/>
            <w:smallCaps w:val="0"/>
            <w:noProof/>
            <w:sz w:val="22"/>
            <w:szCs w:val="22"/>
          </w:rPr>
          <w:tab/>
        </w:r>
        <w:r w:rsidR="00E20A7C" w:rsidRPr="00400C87">
          <w:rPr>
            <w:rStyle w:val="Hyperlink"/>
            <w:noProof/>
          </w:rPr>
          <w:t>Device Specific Configuration</w:t>
        </w:r>
        <w:r w:rsidR="00E20A7C">
          <w:rPr>
            <w:noProof/>
            <w:webHidden/>
          </w:rPr>
          <w:tab/>
        </w:r>
        <w:r w:rsidR="00E20A7C">
          <w:rPr>
            <w:noProof/>
            <w:webHidden/>
          </w:rPr>
          <w:fldChar w:fldCharType="begin"/>
        </w:r>
        <w:r w:rsidR="00E20A7C">
          <w:rPr>
            <w:noProof/>
            <w:webHidden/>
          </w:rPr>
          <w:instrText xml:space="preserve"> PAGEREF _Toc127115126 \h </w:instrText>
        </w:r>
        <w:r w:rsidR="00E20A7C">
          <w:rPr>
            <w:noProof/>
            <w:webHidden/>
          </w:rPr>
        </w:r>
        <w:r w:rsidR="00E20A7C">
          <w:rPr>
            <w:noProof/>
            <w:webHidden/>
          </w:rPr>
          <w:fldChar w:fldCharType="separate"/>
        </w:r>
        <w:r w:rsidR="00E20A7C">
          <w:rPr>
            <w:noProof/>
            <w:webHidden/>
          </w:rPr>
          <w:t>35</w:t>
        </w:r>
        <w:r w:rsidR="00E20A7C">
          <w:rPr>
            <w:noProof/>
            <w:webHidden/>
          </w:rPr>
          <w:fldChar w:fldCharType="end"/>
        </w:r>
      </w:hyperlink>
    </w:p>
    <w:p w14:paraId="15BBDE0A" w14:textId="18CAAA68" w:rsidR="00E20A7C" w:rsidRDefault="00341E6F">
      <w:pPr>
        <w:pStyle w:val="TOC2"/>
        <w:rPr>
          <w:rFonts w:asciiTheme="minorHAnsi" w:eastAsiaTheme="minorEastAsia" w:hAnsiTheme="minorHAnsi" w:cstheme="minorBidi"/>
          <w:smallCaps w:val="0"/>
          <w:noProof/>
          <w:sz w:val="22"/>
          <w:szCs w:val="22"/>
        </w:rPr>
      </w:pPr>
      <w:hyperlink w:anchor="_Toc127115127" w:history="1">
        <w:r w:rsidR="00E20A7C" w:rsidRPr="00400C87">
          <w:rPr>
            <w:rStyle w:val="Hyperlink"/>
            <w:noProof/>
          </w:rPr>
          <w:t>9.4</w:t>
        </w:r>
        <w:r w:rsidR="00E20A7C">
          <w:rPr>
            <w:rFonts w:asciiTheme="minorHAnsi" w:eastAsiaTheme="minorEastAsia" w:hAnsiTheme="minorHAnsi" w:cstheme="minorBidi"/>
            <w:smallCaps w:val="0"/>
            <w:noProof/>
            <w:sz w:val="22"/>
            <w:szCs w:val="22"/>
          </w:rPr>
          <w:tab/>
        </w:r>
        <w:r w:rsidR="00E20A7C" w:rsidRPr="00400C87">
          <w:rPr>
            <w:rStyle w:val="Hyperlink"/>
            <w:noProof/>
          </w:rPr>
          <w:t>Common Configuration</w:t>
        </w:r>
        <w:r w:rsidR="00E20A7C">
          <w:rPr>
            <w:noProof/>
            <w:webHidden/>
          </w:rPr>
          <w:tab/>
        </w:r>
        <w:r w:rsidR="00E20A7C">
          <w:rPr>
            <w:noProof/>
            <w:webHidden/>
          </w:rPr>
          <w:fldChar w:fldCharType="begin"/>
        </w:r>
        <w:r w:rsidR="00E20A7C">
          <w:rPr>
            <w:noProof/>
            <w:webHidden/>
          </w:rPr>
          <w:instrText xml:space="preserve"> PAGEREF _Toc127115127 \h </w:instrText>
        </w:r>
        <w:r w:rsidR="00E20A7C">
          <w:rPr>
            <w:noProof/>
            <w:webHidden/>
          </w:rPr>
        </w:r>
        <w:r w:rsidR="00E20A7C">
          <w:rPr>
            <w:noProof/>
            <w:webHidden/>
          </w:rPr>
          <w:fldChar w:fldCharType="separate"/>
        </w:r>
        <w:r w:rsidR="00E20A7C">
          <w:rPr>
            <w:noProof/>
            <w:webHidden/>
          </w:rPr>
          <w:t>35</w:t>
        </w:r>
        <w:r w:rsidR="00E20A7C">
          <w:rPr>
            <w:noProof/>
            <w:webHidden/>
          </w:rPr>
          <w:fldChar w:fldCharType="end"/>
        </w:r>
      </w:hyperlink>
    </w:p>
    <w:p w14:paraId="6341ED1D" w14:textId="52506BA6" w:rsidR="00E20A7C" w:rsidRDefault="00341E6F">
      <w:pPr>
        <w:pStyle w:val="TOC2"/>
        <w:rPr>
          <w:rFonts w:asciiTheme="minorHAnsi" w:eastAsiaTheme="minorEastAsia" w:hAnsiTheme="minorHAnsi" w:cstheme="minorBidi"/>
          <w:smallCaps w:val="0"/>
          <w:noProof/>
          <w:sz w:val="22"/>
          <w:szCs w:val="22"/>
        </w:rPr>
      </w:pPr>
      <w:hyperlink w:anchor="_Toc127115128" w:history="1">
        <w:r w:rsidR="00E20A7C" w:rsidRPr="00400C87">
          <w:rPr>
            <w:rStyle w:val="Hyperlink"/>
            <w:noProof/>
          </w:rPr>
          <w:t>9.5</w:t>
        </w:r>
        <w:r w:rsidR="00E20A7C">
          <w:rPr>
            <w:rFonts w:asciiTheme="minorHAnsi" w:eastAsiaTheme="minorEastAsia" w:hAnsiTheme="minorHAnsi" w:cstheme="minorBidi"/>
            <w:smallCaps w:val="0"/>
            <w:noProof/>
            <w:sz w:val="22"/>
            <w:szCs w:val="22"/>
          </w:rPr>
          <w:tab/>
        </w:r>
        <w:r w:rsidR="00E20A7C" w:rsidRPr="00400C87">
          <w:rPr>
            <w:rStyle w:val="Hyperlink"/>
            <w:noProof/>
          </w:rPr>
          <w:t>Certificate List</w:t>
        </w:r>
        <w:r w:rsidR="00E20A7C">
          <w:rPr>
            <w:noProof/>
            <w:webHidden/>
          </w:rPr>
          <w:tab/>
        </w:r>
        <w:r w:rsidR="00E20A7C">
          <w:rPr>
            <w:noProof/>
            <w:webHidden/>
          </w:rPr>
          <w:fldChar w:fldCharType="begin"/>
        </w:r>
        <w:r w:rsidR="00E20A7C">
          <w:rPr>
            <w:noProof/>
            <w:webHidden/>
          </w:rPr>
          <w:instrText xml:space="preserve"> PAGEREF _Toc127115128 \h </w:instrText>
        </w:r>
        <w:r w:rsidR="00E20A7C">
          <w:rPr>
            <w:noProof/>
            <w:webHidden/>
          </w:rPr>
        </w:r>
        <w:r w:rsidR="00E20A7C">
          <w:rPr>
            <w:noProof/>
            <w:webHidden/>
          </w:rPr>
          <w:fldChar w:fldCharType="separate"/>
        </w:r>
        <w:r w:rsidR="00E20A7C">
          <w:rPr>
            <w:noProof/>
            <w:webHidden/>
          </w:rPr>
          <w:t>36</w:t>
        </w:r>
        <w:r w:rsidR="00E20A7C">
          <w:rPr>
            <w:noProof/>
            <w:webHidden/>
          </w:rPr>
          <w:fldChar w:fldCharType="end"/>
        </w:r>
      </w:hyperlink>
    </w:p>
    <w:p w14:paraId="73325650" w14:textId="27E684A5" w:rsidR="00E20A7C" w:rsidRDefault="00341E6F">
      <w:pPr>
        <w:pStyle w:val="TOC2"/>
        <w:rPr>
          <w:rFonts w:asciiTheme="minorHAnsi" w:eastAsiaTheme="minorEastAsia" w:hAnsiTheme="minorHAnsi" w:cstheme="minorBidi"/>
          <w:smallCaps w:val="0"/>
          <w:noProof/>
          <w:sz w:val="22"/>
          <w:szCs w:val="22"/>
        </w:rPr>
      </w:pPr>
      <w:hyperlink w:anchor="_Toc127115129" w:history="1">
        <w:r w:rsidR="00E20A7C" w:rsidRPr="00400C87">
          <w:rPr>
            <w:rStyle w:val="Hyperlink"/>
            <w:noProof/>
          </w:rPr>
          <w:t>9.6</w:t>
        </w:r>
        <w:r w:rsidR="00E20A7C">
          <w:rPr>
            <w:rFonts w:asciiTheme="minorHAnsi" w:eastAsiaTheme="minorEastAsia" w:hAnsiTheme="minorHAnsi" w:cstheme="minorBidi"/>
            <w:smallCaps w:val="0"/>
            <w:noProof/>
            <w:sz w:val="22"/>
            <w:szCs w:val="22"/>
          </w:rPr>
          <w:tab/>
        </w:r>
        <w:r w:rsidR="00E20A7C" w:rsidRPr="00400C87">
          <w:rPr>
            <w:rStyle w:val="Hyperlink"/>
            <w:noProof/>
          </w:rPr>
          <w:t>Certificate Reference</w:t>
        </w:r>
        <w:r w:rsidR="00E20A7C">
          <w:rPr>
            <w:noProof/>
            <w:webHidden/>
          </w:rPr>
          <w:tab/>
        </w:r>
        <w:r w:rsidR="00E20A7C">
          <w:rPr>
            <w:noProof/>
            <w:webHidden/>
          </w:rPr>
          <w:fldChar w:fldCharType="begin"/>
        </w:r>
        <w:r w:rsidR="00E20A7C">
          <w:rPr>
            <w:noProof/>
            <w:webHidden/>
          </w:rPr>
          <w:instrText xml:space="preserve"> PAGEREF _Toc127115129 \h </w:instrText>
        </w:r>
        <w:r w:rsidR="00E20A7C">
          <w:rPr>
            <w:noProof/>
            <w:webHidden/>
          </w:rPr>
        </w:r>
        <w:r w:rsidR="00E20A7C">
          <w:rPr>
            <w:noProof/>
            <w:webHidden/>
          </w:rPr>
          <w:fldChar w:fldCharType="separate"/>
        </w:r>
        <w:r w:rsidR="00E20A7C">
          <w:rPr>
            <w:noProof/>
            <w:webHidden/>
          </w:rPr>
          <w:t>37</w:t>
        </w:r>
        <w:r w:rsidR="00E20A7C">
          <w:rPr>
            <w:noProof/>
            <w:webHidden/>
          </w:rPr>
          <w:fldChar w:fldCharType="end"/>
        </w:r>
      </w:hyperlink>
    </w:p>
    <w:p w14:paraId="0E27B00A" w14:textId="6D2620AA" w:rsidR="00A3781D" w:rsidRDefault="00C510C3" w:rsidP="00DC2D42">
      <w:r>
        <w:fldChar w:fldCharType="end"/>
      </w:r>
    </w:p>
    <w:p w14:paraId="3C5F9199" w14:textId="4149CD35" w:rsidR="002939A8" w:rsidRPr="003975E5" w:rsidRDefault="00A3781D" w:rsidP="003975E5">
      <w:pPr>
        <w:outlineLvl w:val="0"/>
        <w:rPr>
          <w:rStyle w:val="Emphasis"/>
          <w:b/>
          <w:sz w:val="28"/>
        </w:rPr>
      </w:pPr>
      <w:r>
        <w:br w:type="page"/>
      </w:r>
      <w:bookmarkStart w:id="12" w:name="_Toc127115105"/>
      <w:r w:rsidR="00AA2DF2">
        <w:rPr>
          <w:rStyle w:val="Emphasis"/>
          <w:b/>
          <w:sz w:val="28"/>
        </w:rPr>
        <w:lastRenderedPageBreak/>
        <w:t>Notices</w:t>
      </w:r>
      <w:bookmarkEnd w:id="12"/>
    </w:p>
    <w:p w14:paraId="60061E4C" w14:textId="77777777" w:rsidR="002939A8" w:rsidRDefault="002939A8" w:rsidP="00A3781D"/>
    <w:p w14:paraId="3E6BD669" w14:textId="4BB01354" w:rsidR="00A3781D" w:rsidRDefault="00A3781D" w:rsidP="00A3781D">
      <w:r>
        <w:rPr>
          <w:b/>
        </w:rPr>
        <w:t>Notice of Rights</w:t>
      </w:r>
      <w:r w:rsidR="003428FC">
        <w:rPr>
          <w:b/>
        </w:rPr>
        <w:t>.</w:t>
      </w:r>
      <w:r>
        <w:rPr>
          <w:b/>
        </w:rPr>
        <w:t xml:space="preserve"> </w:t>
      </w:r>
      <w:r w:rsidRPr="00C7110C">
        <w:t>All rights reserved.</w:t>
      </w:r>
      <w:r>
        <w:t xml:space="preserve">  </w:t>
      </w:r>
      <w:r w:rsidRPr="00310D56">
        <w:t>This document is the property of the LXI Consortium.  It may be reproduced, unaltered, in whole</w:t>
      </w:r>
      <w:r>
        <w:t xml:space="preserve"> </w:t>
      </w:r>
      <w:r w:rsidRPr="00310D56">
        <w:t>or in part, provided the LXI copyright notice is retained on every document page.</w:t>
      </w:r>
    </w:p>
    <w:p w14:paraId="44EAFD9C" w14:textId="77777777" w:rsidR="00A3781D" w:rsidRDefault="00A3781D" w:rsidP="00A3781D">
      <w:pPr>
        <w:rPr>
          <w:b/>
        </w:rPr>
      </w:pPr>
    </w:p>
    <w:p w14:paraId="56DBDD67" w14:textId="54D331FC" w:rsidR="00A3781D" w:rsidRPr="00C67620" w:rsidRDefault="00A3781D" w:rsidP="00A3781D">
      <w:r w:rsidRPr="00AE3D86">
        <w:rPr>
          <w:b/>
        </w:rPr>
        <w:t>Notice</w:t>
      </w:r>
      <w:r>
        <w:rPr>
          <w:b/>
        </w:rPr>
        <w:t xml:space="preserve"> of Liability</w:t>
      </w:r>
      <w:r w:rsidR="003428FC">
        <w:rPr>
          <w:b/>
        </w:rPr>
        <w:t>.</w:t>
      </w:r>
      <w:r>
        <w:rPr>
          <w:b/>
        </w:rPr>
        <w:t xml:space="preserve"> </w:t>
      </w:r>
      <w:r w:rsidRPr="00C67620">
        <w:t>The information contained in this document is subject to change without notice.  “Preliminary” releases are for specification development and proof-of-concept testing and may not reflect the final “Released” specification.</w:t>
      </w:r>
    </w:p>
    <w:p w14:paraId="4B94D5A5" w14:textId="77777777" w:rsidR="00A3781D" w:rsidRDefault="00A3781D" w:rsidP="00A3781D"/>
    <w:p w14:paraId="60DFCB30" w14:textId="77777777" w:rsidR="00A3781D" w:rsidRDefault="00A3781D" w:rsidP="00A3781D">
      <w:r w:rsidRPr="00C67620">
        <w:t xml:space="preserve">The LXI Consortium, Inc. makes no warranty of any kind </w:t>
      </w:r>
      <w:proofErr w:type="gramStart"/>
      <w:r w:rsidRPr="00C67620">
        <w:t>with regard to</w:t>
      </w:r>
      <w:proofErr w:type="gramEnd"/>
      <w:r w:rsidRPr="00C67620">
        <w:t xml:space="preserve"> this material, including but not limited to, the implied warranties of merchantability and fitness for a particular purpose.  The LXI Consortium, Inc. shall not be liable for errors or omissions contained herein or for incidental or consequential damages in connection with the furnishing, performance, or use of this material. </w:t>
      </w:r>
    </w:p>
    <w:p w14:paraId="3DEEC669" w14:textId="77777777" w:rsidR="00A3781D" w:rsidRDefault="00A3781D" w:rsidP="00A3781D">
      <w:pPr>
        <w:rPr>
          <w:b/>
        </w:rPr>
      </w:pPr>
    </w:p>
    <w:p w14:paraId="34A572C4" w14:textId="2263EB5D" w:rsidR="00A3781D" w:rsidRDefault="00A3781D" w:rsidP="00A3781D">
      <w:r w:rsidRPr="0042048D">
        <w:rPr>
          <w:b/>
        </w:rPr>
        <w:t>LXI Standards</w:t>
      </w:r>
      <w:r w:rsidR="00C43A2D">
        <w:rPr>
          <w:b/>
        </w:rPr>
        <w:t>.</w:t>
      </w:r>
      <w:r w:rsidRPr="0042048D">
        <w:rPr>
          <w:b/>
        </w:rPr>
        <w:t xml:space="preserve"> </w:t>
      </w:r>
      <w:r w:rsidRPr="00310D56">
        <w:t>Documents are developed within the LXI Consortium and LXI Technical Working Groups sponsored by the LXI Consortium Board of Directors. The LXI Consortium develops its standards through a consensus development process modeled after the American National Standards Institute, which brings together volunteers representing varied viewpoints and interests to achieve the final product. Volunteers are not necessarily members of the Consortium and serve without compensation. While the LXI Consortium administers the process and establishes rules to promote fairness in the consensus development process, the LXI Consortium does not exhaustively evaluate, test, or verify the accuracy of any of the information contained in its standards.</w:t>
      </w:r>
    </w:p>
    <w:p w14:paraId="3656B9AB" w14:textId="77777777" w:rsidR="00A3781D" w:rsidRDefault="00A3781D" w:rsidP="00A3781D"/>
    <w:p w14:paraId="02565645" w14:textId="77777777" w:rsidR="00A3781D" w:rsidRDefault="00A3781D" w:rsidP="00A3781D">
      <w:r w:rsidRPr="00310D56">
        <w:t xml:space="preserve">Use of an LXI Consortium Standard is wholly voluntary. The LXI Consortium and its members disclaim liability for any personal injury, </w:t>
      </w:r>
      <w:proofErr w:type="gramStart"/>
      <w:r w:rsidRPr="00310D56">
        <w:t>property</w:t>
      </w:r>
      <w:proofErr w:type="gramEnd"/>
      <w:r w:rsidRPr="00310D56">
        <w:t xml:space="preserve"> or other damage, of any nature whatsoever, whether special, indirect, consequential, or compensatory, directly or indirectly resulting from the publication, use of, or reliance upon this, or any other LXI Consortium Standard document.</w:t>
      </w:r>
    </w:p>
    <w:p w14:paraId="45FB0818" w14:textId="77777777" w:rsidR="00A3781D" w:rsidRDefault="00A3781D" w:rsidP="00A3781D"/>
    <w:p w14:paraId="5FF969A5" w14:textId="381358F4" w:rsidR="00A3781D" w:rsidRDefault="00A3781D" w:rsidP="00A3781D">
      <w:r w:rsidRPr="00310D56">
        <w:t>The LXI Consortium does not warrant or represent the accuracy that the use of the material contained herein is free from patent infringement. LXI Consortium Standards documents are supplied “as is”.  The existence of an LXI Consortium Standard does not imply that there are no other ways to produce, test, measure, purchase, market, or provide other goods and services related to the scope of the LXI Consortium Standard. Furthermore, the viewpoint expressed at the time a standard is approved and issued is subject to change brought about through developments in the state of the art and comments received from users of the standard. Users are cautioned to check to determine that they have the latest edition of any LXI Consortium Standard.</w:t>
      </w:r>
    </w:p>
    <w:p w14:paraId="049F31CB" w14:textId="77777777" w:rsidR="00A3781D" w:rsidRDefault="00A3781D" w:rsidP="00A3781D"/>
    <w:p w14:paraId="24ED33F9" w14:textId="77777777" w:rsidR="00A3781D" w:rsidRDefault="00A3781D" w:rsidP="00A3781D">
      <w:pPr>
        <w:tabs>
          <w:tab w:val="left" w:pos="4743"/>
        </w:tabs>
      </w:pPr>
      <w:r w:rsidRPr="00310D56">
        <w:t>In publishing and making this document available, the LXI Consortium is not suggesting or rendering professional or other services for, or on behalf of, any person or entity. Nor is the LXI Consortium undertaking to perform any duty owed by any other person or entity to another. Any person utilizing this, and any other LXI Consortium Standards document, should rely upon the advice of a competent professional in determining the exercise of reasonable care in any given circumstances.</w:t>
      </w:r>
    </w:p>
    <w:p w14:paraId="53128261" w14:textId="77777777" w:rsidR="00A3781D" w:rsidRDefault="00A3781D" w:rsidP="00A3781D"/>
    <w:p w14:paraId="3F27DCA9" w14:textId="77777777" w:rsidR="00A3781D" w:rsidRDefault="00A3781D" w:rsidP="00A3781D">
      <w:r w:rsidRPr="00C67620">
        <w:t>This specification is the property of the LXI Consortium, a Delaware 501c3 corporation, for the use of its members.</w:t>
      </w:r>
    </w:p>
    <w:p w14:paraId="62486C05" w14:textId="77777777" w:rsidR="00A3781D" w:rsidRDefault="00A3781D" w:rsidP="00A3781D"/>
    <w:p w14:paraId="4B61F848" w14:textId="09984E1D" w:rsidR="00A3781D" w:rsidRDefault="00C43A2D" w:rsidP="00A3781D">
      <w:pPr>
        <w:rPr>
          <w:rStyle w:val="Hyperlink"/>
        </w:rPr>
      </w:pPr>
      <w:r w:rsidRPr="00E85004">
        <w:rPr>
          <w:b/>
        </w:rPr>
        <w:t>Interpretations</w:t>
      </w:r>
      <w:r>
        <w:t xml:space="preserve"> </w:t>
      </w:r>
      <w:r w:rsidRPr="00310D56">
        <w:t>Occasionally</w:t>
      </w:r>
      <w:r w:rsidR="00A3781D" w:rsidRPr="00310D56">
        <w:t xml:space="preserve"> questions may arise regarding the meaning of portions of standards as they relate to specific applications. When the need for interpretations is brought to the attention of LXI Consortium, the Consortium will initiate action to prepare appropriate responses. Since LXI Consortium Standards represent a consensus of concerned interests, it is important to ensure that any interpretation has also received the concurrence of a balance of interests. For this reason, LXI Consortium and the members of its working groups are not able to provide an instant response to interpretation requests except in those cases where the matter has previously received formal consideration.</w:t>
      </w:r>
      <w:r w:rsidR="00A3781D">
        <w:t xml:space="preserve"> Requests for interpretations of this standard </w:t>
      </w:r>
      <w:r w:rsidR="005E6AF9">
        <w:t>may</w:t>
      </w:r>
      <w:r w:rsidR="00A3781D">
        <w:t xml:space="preserve"> be sent to </w:t>
      </w:r>
      <w:hyperlink r:id="rId12" w:tooltip="mailto:interpretations@lxistandard.org" w:history="1">
        <w:r w:rsidR="00A3781D">
          <w:rPr>
            <w:rStyle w:val="Hyperlink"/>
            <w:rFonts w:ascii="Arial" w:hAnsi="Arial" w:cs="Arial"/>
            <w:szCs w:val="20"/>
          </w:rPr>
          <w:t>interpretations@lxistandard.org</w:t>
        </w:r>
      </w:hyperlink>
      <w:r w:rsidR="00A3781D">
        <w:rPr>
          <w:rFonts w:ascii="Arial" w:hAnsi="Arial" w:cs="Arial"/>
          <w:color w:val="0000FF"/>
          <w:szCs w:val="20"/>
        </w:rPr>
        <w:t xml:space="preserve"> </w:t>
      </w:r>
      <w:r w:rsidR="00A3781D" w:rsidRPr="00072E82">
        <w:rPr>
          <w:rFonts w:cs="Arial"/>
        </w:rPr>
        <w:t xml:space="preserve">using the </w:t>
      </w:r>
      <w:r w:rsidR="00A3781D">
        <w:rPr>
          <w:rFonts w:cs="Arial"/>
        </w:rPr>
        <w:t>form “</w:t>
      </w:r>
      <w:r w:rsidR="00A3781D" w:rsidRPr="00BB28DB">
        <w:rPr>
          <w:rFonts w:cs="Arial"/>
          <w:i/>
        </w:rPr>
        <w:t xml:space="preserve">Request for Interpretation of an </w:t>
      </w:r>
      <w:r w:rsidR="00A3781D" w:rsidRPr="00BB28DB">
        <w:rPr>
          <w:rFonts w:cs="Arial"/>
          <w:i/>
        </w:rPr>
        <w:lastRenderedPageBreak/>
        <w:t>LXI Standard Document</w:t>
      </w:r>
      <w:r w:rsidR="00A3781D">
        <w:rPr>
          <w:rFonts w:cs="Arial"/>
        </w:rPr>
        <w:t xml:space="preserve">”. This document plus a list of interpretations to this standard </w:t>
      </w:r>
      <w:r>
        <w:rPr>
          <w:rFonts w:cs="Arial"/>
        </w:rPr>
        <w:t>are found</w:t>
      </w:r>
      <w:r w:rsidR="00A3781D">
        <w:rPr>
          <w:rFonts w:cs="Arial"/>
        </w:rPr>
        <w:t xml:space="preserve"> on the LXI Consortium’s Web site: </w:t>
      </w:r>
      <w:hyperlink r:id="rId13" w:tooltip="http://www.lxistandard.org/" w:history="1">
        <w:r w:rsidR="00A3781D" w:rsidRPr="009326C5">
          <w:rPr>
            <w:rStyle w:val="Hyperlink"/>
          </w:rPr>
          <w:t>http://www.lxistandard.org</w:t>
        </w:r>
      </w:hyperlink>
      <w:r w:rsidR="00A3781D">
        <w:rPr>
          <w:rStyle w:val="Hyperlink"/>
        </w:rPr>
        <w:t xml:space="preserve"> </w:t>
      </w:r>
    </w:p>
    <w:p w14:paraId="4101652C" w14:textId="4B5D5CFB" w:rsidR="00A3781D" w:rsidRDefault="00A3781D" w:rsidP="00A3781D">
      <w:pPr>
        <w:rPr>
          <w:rStyle w:val="Hyperlink"/>
        </w:rPr>
      </w:pPr>
    </w:p>
    <w:p w14:paraId="3A3D0CB6" w14:textId="77777777" w:rsidR="00192B3F" w:rsidRPr="009026A9" w:rsidRDefault="00192B3F" w:rsidP="00192B3F">
      <w:pPr>
        <w:rPr>
          <w:b/>
        </w:rPr>
      </w:pPr>
      <w:r w:rsidRPr="009026A9">
        <w:rPr>
          <w:b/>
        </w:rPr>
        <w:t xml:space="preserve">Legal Issues, Trademarks, Patents, and Licensing Policies.  </w:t>
      </w:r>
      <w:r w:rsidRPr="009026A9">
        <w:t xml:space="preserve">These items are addressed specifically in the document “LXI </w:t>
      </w:r>
      <w:r w:rsidRPr="009026A9">
        <w:rPr>
          <w:i/>
        </w:rPr>
        <w:t>Consortium Trademark, Patent, and Licensing Policies</w:t>
      </w:r>
      <w:r w:rsidRPr="009026A9">
        <w:t xml:space="preserve">” found on the LXI Consortium’s Web site: </w:t>
      </w:r>
      <w:hyperlink r:id="rId14" w:history="1">
        <w:r w:rsidRPr="009026A9">
          <w:rPr>
            <w:rStyle w:val="Hyperlink"/>
          </w:rPr>
          <w:t>http://www.lxistandard.org</w:t>
        </w:r>
      </w:hyperlink>
      <w:r w:rsidRPr="009026A9">
        <w:t xml:space="preserve"> .</w:t>
      </w:r>
      <w:r w:rsidRPr="009026A9">
        <w:rPr>
          <w:b/>
        </w:rPr>
        <w:t xml:space="preserve">  </w:t>
      </w:r>
    </w:p>
    <w:p w14:paraId="531D6DB8" w14:textId="77777777" w:rsidR="00192B3F" w:rsidRPr="009026A9" w:rsidRDefault="00192B3F" w:rsidP="00192B3F"/>
    <w:p w14:paraId="2B071040" w14:textId="77777777" w:rsidR="00192B3F" w:rsidRPr="009026A9" w:rsidRDefault="00192B3F" w:rsidP="00192B3F">
      <w:r w:rsidRPr="009026A9">
        <w:rPr>
          <w:b/>
        </w:rPr>
        <w:t>Conformance</w:t>
      </w:r>
      <w:r w:rsidRPr="009026A9">
        <w:t xml:space="preserve"> The LXI Consortium draws attention to the document “</w:t>
      </w:r>
      <w:bookmarkStart w:id="13" w:name="_Toc229798954"/>
      <w:r w:rsidRPr="009026A9">
        <w:rPr>
          <w:i/>
        </w:rPr>
        <w:t>LXI Consortium Policy for Certifying Conformance to LXI Consortium Standards</w:t>
      </w:r>
      <w:bookmarkEnd w:id="13"/>
      <w:r w:rsidRPr="009026A9">
        <w:t xml:space="preserve">” found on the LXI Consortium’s Web site: </w:t>
      </w:r>
      <w:hyperlink r:id="rId15" w:history="1">
        <w:r w:rsidRPr="009026A9">
          <w:rPr>
            <w:rStyle w:val="Hyperlink"/>
          </w:rPr>
          <w:t>http://www.lxistandard.org</w:t>
        </w:r>
      </w:hyperlink>
      <w:r w:rsidRPr="009026A9">
        <w:t xml:space="preserve"> .</w:t>
      </w:r>
      <w:r w:rsidRPr="009026A9">
        <w:rPr>
          <w:b/>
        </w:rPr>
        <w:t xml:space="preserve">  </w:t>
      </w:r>
      <w:r w:rsidRPr="009026A9">
        <w:t xml:space="preserve">That document specifies the procedures that must be followed to claim conformance with this standard. </w:t>
      </w:r>
    </w:p>
    <w:p w14:paraId="49072A03" w14:textId="77777777" w:rsidR="00192B3F" w:rsidRPr="009026A9" w:rsidRDefault="00192B3F" w:rsidP="00192B3F">
      <w:pPr>
        <w:rPr>
          <w:b/>
        </w:rPr>
      </w:pPr>
    </w:p>
    <w:p w14:paraId="32E388DC" w14:textId="73DBEBD0" w:rsidR="00192B3F" w:rsidRPr="009026A9" w:rsidRDefault="00192B3F" w:rsidP="00192B3F">
      <w:r w:rsidRPr="009026A9">
        <w:rPr>
          <w:b/>
        </w:rPr>
        <w:t xml:space="preserve">Comments for </w:t>
      </w:r>
      <w:r w:rsidR="00C43A2D" w:rsidRPr="009026A9">
        <w:rPr>
          <w:b/>
        </w:rPr>
        <w:t>Revision Comments</w:t>
      </w:r>
      <w:r w:rsidRPr="009026A9">
        <w:t xml:space="preserve"> for revision of LXI Consortium Standards are welcome from any interested party, regardless of membership affiliation with LXI Consortium. Suggestions for changes in documents should be in the form of a proposed change of text, together with appropriate supporting comments. Comments on standards should be addressed to:</w:t>
      </w:r>
    </w:p>
    <w:p w14:paraId="5E063C9B" w14:textId="77777777" w:rsidR="00192B3F" w:rsidRDefault="00192B3F" w:rsidP="00192B3F"/>
    <w:p w14:paraId="304FFA99" w14:textId="77777777" w:rsidR="00192B3F" w:rsidRPr="009026A9" w:rsidRDefault="00192B3F" w:rsidP="00192B3F">
      <w:pPr>
        <w:pStyle w:val="NormalWeb"/>
      </w:pPr>
      <w:r w:rsidRPr="00312610">
        <w:t>Executive Director</w:t>
      </w:r>
      <w:r w:rsidRPr="00312610">
        <w:br/>
        <w:t>LXI Consortium</w:t>
      </w:r>
      <w:r w:rsidRPr="00312610">
        <w:br/>
        <w:t>www.lxistandard.org</w:t>
      </w:r>
    </w:p>
    <w:p w14:paraId="074D95D4" w14:textId="77777777" w:rsidR="00192B3F" w:rsidRDefault="00341E6F" w:rsidP="00192B3F">
      <w:pPr>
        <w:pStyle w:val="NormalWeb"/>
      </w:pPr>
      <w:hyperlink r:id="rId16">
        <w:r w:rsidR="00192B3F" w:rsidRPr="00312610">
          <w:t>ExecDir@lxistandard.org</w:t>
        </w:r>
        <w:r w:rsidR="00192B3F">
          <w:br/>
        </w:r>
      </w:hyperlink>
    </w:p>
    <w:p w14:paraId="57C4F6CD" w14:textId="77777777" w:rsidR="00192B3F" w:rsidRDefault="00192B3F" w:rsidP="00A3781D">
      <w:pPr>
        <w:rPr>
          <w:rStyle w:val="Hyperlink"/>
        </w:rPr>
      </w:pPr>
    </w:p>
    <w:p w14:paraId="0FB78278" w14:textId="77777777" w:rsidR="00A3781D" w:rsidRDefault="00A3781D" w:rsidP="00A3781D">
      <w:pPr>
        <w:rPr>
          <w:b/>
        </w:rPr>
      </w:pPr>
    </w:p>
    <w:p w14:paraId="1FC39945" w14:textId="77777777" w:rsidR="00A3781D" w:rsidRDefault="00A3781D" w:rsidP="00A3781D">
      <w:pPr>
        <w:rPr>
          <w:b/>
        </w:rPr>
      </w:pPr>
    </w:p>
    <w:p w14:paraId="3B29163E" w14:textId="77777777" w:rsidR="00A3781D" w:rsidRDefault="00A3781D" w:rsidP="00A3781D">
      <w:pPr>
        <w:outlineLvl w:val="0"/>
        <w:rPr>
          <w:b/>
        </w:rPr>
      </w:pPr>
      <w:r>
        <w:br w:type="page"/>
      </w:r>
      <w:bookmarkStart w:id="14" w:name="_Toc127115106"/>
      <w:r w:rsidRPr="002939A8">
        <w:rPr>
          <w:rStyle w:val="Emphasis"/>
          <w:b/>
          <w:sz w:val="28"/>
        </w:rPr>
        <w:lastRenderedPageBreak/>
        <w:t>Revision history</w:t>
      </w:r>
      <w:bookmarkEnd w:id="14"/>
    </w:p>
    <w:p w14:paraId="0562CB0E" w14:textId="77777777" w:rsidR="00A3781D" w:rsidRPr="00DF6C10" w:rsidRDefault="00A3781D" w:rsidP="00A3781D">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3"/>
        <w:gridCol w:w="6917"/>
      </w:tblGrid>
      <w:tr w:rsidR="00A3781D" w:rsidRPr="00547382" w14:paraId="2EF0A13C" w14:textId="77777777" w:rsidTr="003975E5">
        <w:tc>
          <w:tcPr>
            <w:tcW w:w="1728" w:type="dxa"/>
          </w:tcPr>
          <w:p w14:paraId="5AAE4A22" w14:textId="77777777" w:rsidR="00A3781D" w:rsidRPr="000D1C4E" w:rsidRDefault="00A3781D" w:rsidP="003975E5">
            <w:pPr>
              <w:rPr>
                <w:b/>
                <w:i/>
                <w:lang w:val="en-GB"/>
              </w:rPr>
            </w:pPr>
            <w:r w:rsidRPr="000D1C4E">
              <w:rPr>
                <w:b/>
                <w:i/>
                <w:lang w:val="en-GB"/>
              </w:rPr>
              <w:t>Revision</w:t>
            </w:r>
          </w:p>
        </w:tc>
        <w:tc>
          <w:tcPr>
            <w:tcW w:w="7020" w:type="dxa"/>
          </w:tcPr>
          <w:p w14:paraId="31FF54C8" w14:textId="77777777" w:rsidR="00A3781D" w:rsidRPr="000D1C4E" w:rsidRDefault="00A3781D" w:rsidP="003975E5">
            <w:pPr>
              <w:rPr>
                <w:b/>
                <w:i/>
                <w:lang w:val="en-GB"/>
              </w:rPr>
            </w:pPr>
            <w:r w:rsidRPr="000D1C4E">
              <w:rPr>
                <w:b/>
                <w:i/>
                <w:lang w:val="en-GB"/>
              </w:rPr>
              <w:t>Description</w:t>
            </w:r>
          </w:p>
        </w:tc>
      </w:tr>
      <w:tr w:rsidR="00D35699" w:rsidRPr="00547382" w14:paraId="52E2FEFF" w14:textId="77777777" w:rsidTr="003975E5">
        <w:tc>
          <w:tcPr>
            <w:tcW w:w="1728" w:type="dxa"/>
          </w:tcPr>
          <w:p w14:paraId="4D8FA169" w14:textId="77777777" w:rsidR="00D35699" w:rsidRDefault="00D35699" w:rsidP="003975E5">
            <w:pPr>
              <w:rPr>
                <w:lang w:val="en-GB"/>
              </w:rPr>
            </w:pPr>
            <w:r>
              <w:rPr>
                <w:lang w:val="en-GB"/>
              </w:rPr>
              <w:t>1.2</w:t>
            </w:r>
          </w:p>
          <w:p w14:paraId="4E6DC7A2" w14:textId="39A7C1EB" w:rsidR="00BE6DA4" w:rsidRDefault="00A4718C" w:rsidP="003975E5">
            <w:pPr>
              <w:rPr>
                <w:lang w:val="en-GB"/>
              </w:rPr>
            </w:pPr>
            <w:ins w:id="15" w:author="John Ryland" w:date="2022-10-19T13:13:00Z">
              <w:r>
                <w:rPr>
                  <w:lang w:val="en-GB"/>
                </w:rPr>
                <w:t>Oct 19</w:t>
              </w:r>
            </w:ins>
            <w:r w:rsidR="00BE6DA4">
              <w:rPr>
                <w:lang w:val="en-GB"/>
              </w:rPr>
              <w:t>, 2022</w:t>
            </w:r>
          </w:p>
          <w:p w14:paraId="4AE64378" w14:textId="6CB748B9" w:rsidR="00986DAE" w:rsidRDefault="00986DAE" w:rsidP="003975E5">
            <w:pPr>
              <w:rPr>
                <w:lang w:val="en-GB"/>
              </w:rPr>
            </w:pPr>
          </w:p>
        </w:tc>
        <w:tc>
          <w:tcPr>
            <w:tcW w:w="7020" w:type="dxa"/>
          </w:tcPr>
          <w:p w14:paraId="4F58937E" w14:textId="3F418663" w:rsidR="00B04D87" w:rsidRDefault="00B04D87" w:rsidP="003975E5">
            <w:pPr>
              <w:rPr>
                <w:lang w:val="en-GB"/>
              </w:rPr>
            </w:pPr>
            <w:r>
              <w:rPr>
                <w:lang w:val="en-GB"/>
              </w:rPr>
              <w:t>Jan 12, 2022</w:t>
            </w:r>
          </w:p>
          <w:p w14:paraId="4FCD4A19" w14:textId="3BB47756" w:rsidR="00B77715" w:rsidRDefault="00B77715" w:rsidP="003975E5">
            <w:pPr>
              <w:rPr>
                <w:lang w:val="en-GB"/>
              </w:rPr>
            </w:pPr>
            <w:r w:rsidRPr="00B77715">
              <w:rPr>
                <w:highlight w:val="yellow"/>
                <w:lang w:val="en-GB"/>
              </w:rPr>
              <w:t>Update</w:t>
            </w:r>
            <w:r>
              <w:rPr>
                <w:highlight w:val="yellow"/>
                <w:lang w:val="en-GB"/>
              </w:rPr>
              <w:t>d example</w:t>
            </w:r>
            <w:r w:rsidRPr="00B77715">
              <w:rPr>
                <w:highlight w:val="yellow"/>
                <w:lang w:val="en-GB"/>
              </w:rPr>
              <w:t xml:space="preserve"> Web screenshots for LXI 1.6</w:t>
            </w:r>
          </w:p>
          <w:p w14:paraId="12D33F80" w14:textId="77777777" w:rsidR="00D35699" w:rsidRDefault="00D35699" w:rsidP="003975E5">
            <w:pPr>
              <w:rPr>
                <w:ins w:id="16" w:author="John Ryland" w:date="2022-05-11T11:18:00Z"/>
                <w:lang w:val="en-GB"/>
              </w:rPr>
            </w:pPr>
            <w:r>
              <w:rPr>
                <w:lang w:val="en-GB"/>
              </w:rPr>
              <w:t>Added back the scheme</w:t>
            </w:r>
            <w:r w:rsidR="00E21894">
              <w:rPr>
                <w:lang w:val="en-GB"/>
              </w:rPr>
              <w:t xml:space="preserve"> for an example derived </w:t>
            </w:r>
            <w:proofErr w:type="gramStart"/>
            <w:r w:rsidR="00E21894">
              <w:rPr>
                <w:lang w:val="en-GB"/>
              </w:rPr>
              <w:t>device</w:t>
            </w:r>
            <w:proofErr w:type="gramEnd"/>
          </w:p>
          <w:p w14:paraId="5F7958DE" w14:textId="332D870D" w:rsidR="00A325FD" w:rsidRPr="000B3A89" w:rsidRDefault="00743479" w:rsidP="00113DCE">
            <w:pPr>
              <w:rPr>
                <w:ins w:id="17" w:author="John Ryland" w:date="2022-05-12T13:37:00Z"/>
              </w:rPr>
            </w:pPr>
            <w:ins w:id="18" w:author="John Ryland" w:date="2022-05-11T11:18:00Z">
              <w:r w:rsidRPr="000B3A89">
                <w:t xml:space="preserve">Changed XML </w:t>
              </w:r>
              <w:r w:rsidR="008E086D" w:rsidRPr="000B3A89">
                <w:t>Identification schema</w:t>
              </w:r>
            </w:ins>
            <w:ins w:id="19" w:author="John Ryland" w:date="2023-01-18T17:13:00Z">
              <w:r w:rsidR="006232B3" w:rsidRPr="000B3A89">
                <w:t xml:space="preserve"> </w:t>
              </w:r>
              <w:r w:rsidR="00074DAF" w:rsidRPr="000B3A89">
                <w:t>t</w:t>
              </w:r>
            </w:ins>
            <w:ins w:id="20" w:author="John Ryland" w:date="2022-05-11T11:18:00Z">
              <w:r w:rsidR="008E086D" w:rsidRPr="000B3A89">
                <w:t>o show LXI 1.6</w:t>
              </w:r>
            </w:ins>
            <w:ins w:id="21" w:author="John Ryland" w:date="2022-05-12T13:37:00Z">
              <w:r w:rsidR="00A325FD" w:rsidRPr="000B3A89">
                <w:t xml:space="preserve"> and not 1.5</w:t>
              </w:r>
            </w:ins>
          </w:p>
          <w:p w14:paraId="1F59BEE9" w14:textId="77777777" w:rsidR="006A17F0" w:rsidRDefault="00A325FD" w:rsidP="006A17F0">
            <w:ins w:id="22" w:author="John Ryland" w:date="2022-05-12T13:37:00Z">
              <w:r w:rsidRPr="000B3A89">
                <w:t>C</w:t>
              </w:r>
            </w:ins>
            <w:ins w:id="23" w:author="John Ryland" w:date="2022-05-11T11:18:00Z">
              <w:r w:rsidR="008E086D" w:rsidRPr="000B3A89">
                <w:t xml:space="preserve">orrected VXI-11 </w:t>
              </w:r>
            </w:ins>
            <w:ins w:id="24" w:author="John Ryland" w:date="2022-05-11T11:19:00Z">
              <w:r w:rsidR="00E74711" w:rsidRPr="000B3A89">
                <w:t>Extended Function description</w:t>
              </w:r>
            </w:ins>
          </w:p>
          <w:p w14:paraId="7EB723BD" w14:textId="746C1BC2" w:rsidR="00074DAF" w:rsidRPr="00A74AB1" w:rsidRDefault="00A325FD" w:rsidP="006A17F0">
            <w:ins w:id="25" w:author="John Ryland" w:date="2022-05-12T13:37:00Z">
              <w:r w:rsidRPr="000B3A89">
                <w:t>Added Extended Functions: Security and API</w:t>
              </w:r>
            </w:ins>
          </w:p>
        </w:tc>
      </w:tr>
      <w:tr w:rsidR="003F66CF" w:rsidRPr="00547382" w14:paraId="0FA3C2FD" w14:textId="77777777" w:rsidTr="003975E5">
        <w:tc>
          <w:tcPr>
            <w:tcW w:w="1728" w:type="dxa"/>
          </w:tcPr>
          <w:p w14:paraId="1540A2CD" w14:textId="57A39622" w:rsidR="003F66CF" w:rsidRDefault="003F66CF" w:rsidP="003975E5">
            <w:pPr>
              <w:rPr>
                <w:lang w:val="en-GB"/>
              </w:rPr>
            </w:pPr>
            <w:r>
              <w:rPr>
                <w:lang w:val="en-GB"/>
              </w:rPr>
              <w:t xml:space="preserve">1.1 </w:t>
            </w:r>
          </w:p>
          <w:p w14:paraId="5EAEB080" w14:textId="6391E2F5" w:rsidR="00986DAE" w:rsidRDefault="00994E02" w:rsidP="003975E5">
            <w:pPr>
              <w:rPr>
                <w:lang w:val="en-GB"/>
              </w:rPr>
            </w:pPr>
            <w:r>
              <w:rPr>
                <w:lang w:val="en-GB"/>
              </w:rPr>
              <w:t>Jul</w:t>
            </w:r>
            <w:r w:rsidR="000426A3">
              <w:rPr>
                <w:lang w:val="en-GB"/>
              </w:rPr>
              <w:t xml:space="preserve"> 10, 2017</w:t>
            </w:r>
          </w:p>
        </w:tc>
        <w:tc>
          <w:tcPr>
            <w:tcW w:w="7020" w:type="dxa"/>
          </w:tcPr>
          <w:p w14:paraId="32857DB1" w14:textId="77777777" w:rsidR="003F66CF" w:rsidRDefault="003F66CF" w:rsidP="003975E5">
            <w:pPr>
              <w:rPr>
                <w:lang w:val="en-GB"/>
              </w:rPr>
            </w:pPr>
            <w:r>
              <w:rPr>
                <w:lang w:val="en-GB"/>
              </w:rPr>
              <w:t>Corrections to Web Pages, XML Identification, addition of mDNS, and other corrections.</w:t>
            </w:r>
          </w:p>
          <w:p w14:paraId="65C0CB8E" w14:textId="6BB24ECA" w:rsidR="00986DAE" w:rsidRDefault="00986DAE" w:rsidP="003975E5">
            <w:pPr>
              <w:rPr>
                <w:lang w:val="en-GB"/>
              </w:rPr>
            </w:pPr>
          </w:p>
        </w:tc>
      </w:tr>
      <w:tr w:rsidR="00F27BE8" w:rsidRPr="00547382" w14:paraId="6184B62A" w14:textId="77777777" w:rsidTr="003975E5">
        <w:tc>
          <w:tcPr>
            <w:tcW w:w="1728" w:type="dxa"/>
          </w:tcPr>
          <w:p w14:paraId="73D2B9A0" w14:textId="39C36C85" w:rsidR="00F27BE8" w:rsidRDefault="00F27BE8" w:rsidP="003975E5">
            <w:pPr>
              <w:rPr>
                <w:lang w:val="en-GB"/>
              </w:rPr>
            </w:pPr>
            <w:r>
              <w:rPr>
                <w:lang w:val="en-GB"/>
              </w:rPr>
              <w:t>1.0</w:t>
            </w:r>
            <w:r w:rsidR="0018144B">
              <w:rPr>
                <w:lang w:val="en-GB"/>
              </w:rPr>
              <w:t xml:space="preserve"> </w:t>
            </w:r>
          </w:p>
          <w:p w14:paraId="6AE1F80E" w14:textId="65915715" w:rsidR="008C42C5" w:rsidRPr="00436AEC" w:rsidRDefault="008C42C5" w:rsidP="003975E5">
            <w:pPr>
              <w:rPr>
                <w:lang w:val="en-GB"/>
              </w:rPr>
            </w:pPr>
            <w:r>
              <w:rPr>
                <w:lang w:val="en-GB"/>
              </w:rPr>
              <w:t>Nov 8, 2016</w:t>
            </w:r>
          </w:p>
        </w:tc>
        <w:tc>
          <w:tcPr>
            <w:tcW w:w="7020" w:type="dxa"/>
          </w:tcPr>
          <w:p w14:paraId="47C46946" w14:textId="1926FFD0" w:rsidR="00F27BE8" w:rsidRDefault="0018144B" w:rsidP="003975E5">
            <w:pPr>
              <w:rPr>
                <w:lang w:val="en-GB"/>
              </w:rPr>
            </w:pPr>
            <w:r>
              <w:rPr>
                <w:lang w:val="en-GB"/>
              </w:rPr>
              <w:t xml:space="preserve">Initial Release </w:t>
            </w:r>
          </w:p>
          <w:p w14:paraId="2C071A98" w14:textId="4633AEC4" w:rsidR="00986DAE" w:rsidRDefault="00986DAE" w:rsidP="003975E5">
            <w:pPr>
              <w:rPr>
                <w:lang w:val="en-GB"/>
              </w:rPr>
            </w:pPr>
          </w:p>
        </w:tc>
      </w:tr>
    </w:tbl>
    <w:p w14:paraId="34CE0A41" w14:textId="77777777" w:rsidR="00AE3D86" w:rsidRDefault="00AE3D86" w:rsidP="00DC2D42"/>
    <w:p w14:paraId="082AA643" w14:textId="77777777" w:rsidR="00A122A9" w:rsidRPr="00C67620" w:rsidRDefault="00A122A9" w:rsidP="006D68F2">
      <w:pPr>
        <w:pStyle w:val="Heading1"/>
      </w:pPr>
      <w:bookmarkStart w:id="26" w:name="_Toc127115107"/>
      <w:bookmarkStart w:id="27" w:name="_Toc128656062"/>
      <w:bookmarkStart w:id="28" w:name="_Toc104968357"/>
      <w:bookmarkStart w:id="29" w:name="_Toc105500727"/>
      <w:bookmarkStart w:id="30" w:name="_Toc105501125"/>
      <w:bookmarkStart w:id="31" w:name="_Toc106617109"/>
      <w:bookmarkStart w:id="32" w:name="_Toc111020957"/>
      <w:bookmarkStart w:id="33" w:name="_Toc111252903"/>
      <w:bookmarkStart w:id="34" w:name="_Toc111980571"/>
      <w:bookmarkStart w:id="35" w:name="_Toc112300359"/>
      <w:bookmarkStart w:id="36" w:name="_Toc113353238"/>
      <w:bookmarkStart w:id="37" w:name="_Toc113776887"/>
      <w:r w:rsidRPr="00C67620">
        <w:lastRenderedPageBreak/>
        <w:t>Overview</w:t>
      </w:r>
      <w:bookmarkEnd w:id="26"/>
      <w:r w:rsidRPr="00C67620">
        <w:t xml:space="preserve"> </w:t>
      </w:r>
      <w:bookmarkEnd w:id="27"/>
    </w:p>
    <w:p w14:paraId="34E9D888" w14:textId="77777777" w:rsidR="00562E9F" w:rsidRDefault="00562E9F" w:rsidP="00CD2657">
      <w:pPr>
        <w:pStyle w:val="LXIBody"/>
      </w:pPr>
      <w:r>
        <w:t>This document contains a repository of</w:t>
      </w:r>
      <w:r w:rsidR="00A26063">
        <w:t xml:space="preserve"> </w:t>
      </w:r>
      <w:r>
        <w:t xml:space="preserve">examples and discussions to assist developers in achieving LXI conformance.  </w:t>
      </w:r>
      <w:r w:rsidR="009F5F68">
        <w:t xml:space="preserve">This material is considered </w:t>
      </w:r>
      <w:r w:rsidR="009F5F68" w:rsidRPr="00A26063">
        <w:rPr>
          <w:b/>
          <w:i/>
        </w:rPr>
        <w:t>Informative</w:t>
      </w:r>
      <w:r w:rsidR="009F5F68">
        <w:t xml:space="preserve">, which means it contains </w:t>
      </w:r>
      <w:r>
        <w:t>information, terminology, example web pages, XML file content, etc. that is not subject to the strict revision</w:t>
      </w:r>
      <w:r w:rsidR="00791786">
        <w:t xml:space="preserve"> and content control required for</w:t>
      </w:r>
      <w:r>
        <w:t xml:space="preserve"> the LXI Device Specification or other LXI standard documents.</w:t>
      </w:r>
    </w:p>
    <w:p w14:paraId="38A3CF90" w14:textId="77777777" w:rsidR="00A26063" w:rsidRDefault="00A26063" w:rsidP="00CD2657">
      <w:pPr>
        <w:pStyle w:val="LXIBody"/>
      </w:pPr>
      <w:r>
        <w:t xml:space="preserve">The glossary is considered </w:t>
      </w:r>
      <w:r w:rsidRPr="00A26063">
        <w:rPr>
          <w:b/>
          <w:i/>
        </w:rPr>
        <w:t>Normative</w:t>
      </w:r>
      <w:r>
        <w:t>, based upon what is regarded as the standard of correctness in using the terminology.</w:t>
      </w:r>
      <w:r w:rsidR="00AC0B26">
        <w:t xml:space="preserve">  The terminology found in the glossary is used in Rules and Permissions in determining whether a device is conformant to the LXI Standard.</w:t>
      </w:r>
    </w:p>
    <w:p w14:paraId="42CD17E5" w14:textId="77777777" w:rsidR="00A122A9" w:rsidRDefault="00791786" w:rsidP="00CD2657">
      <w:pPr>
        <w:pStyle w:val="LXIBody"/>
      </w:pPr>
      <w:r>
        <w:t>A</w:t>
      </w:r>
      <w:r w:rsidR="00562E9F">
        <w:t>dditions and su</w:t>
      </w:r>
      <w:r>
        <w:t>btractions deemed useful by LXI members and committees need only approval by key member involvement and does not require overall LXI membership voting.</w:t>
      </w:r>
    </w:p>
    <w:p w14:paraId="6CF32FD1" w14:textId="77777777" w:rsidR="008E56A0" w:rsidRDefault="005D1C7B" w:rsidP="00C67F05">
      <w:pPr>
        <w:pStyle w:val="Heading1"/>
      </w:pPr>
      <w:bookmarkStart w:id="38" w:name="_Toc127115108"/>
      <w:r>
        <w:lastRenderedPageBreak/>
        <w:t>LAN Status Indication</w:t>
      </w:r>
      <w:bookmarkEnd w:id="38"/>
    </w:p>
    <w:p w14:paraId="62EBF3C5" w14:textId="77777777" w:rsidR="005D1C7B" w:rsidRDefault="005D1C7B" w:rsidP="001142CE">
      <w:pPr>
        <w:pStyle w:val="Body1"/>
        <w:ind w:left="0"/>
      </w:pPr>
    </w:p>
    <w:p w14:paraId="2855772E" w14:textId="77777777" w:rsidR="0012193E" w:rsidRDefault="005D1C7B" w:rsidP="00C67F05">
      <w:pPr>
        <w:pStyle w:val="LXIBody"/>
        <w:ind w:left="0"/>
      </w:pPr>
      <w:r>
        <w:t>The health status of LAN for an LXI Device is very important to Users.</w:t>
      </w:r>
      <w:r w:rsidR="00837DB3">
        <w:t xml:space="preserve">  Section 2.5 of the LXI Device Specification illustrates various methods to display LAN Status.  Rule 8.10 provides additional information related to indication of LAN Configuration </w:t>
      </w:r>
      <w:r w:rsidR="0012193E">
        <w:t>problems</w:t>
      </w:r>
      <w:r w:rsidR="00837DB3">
        <w:t>.</w:t>
      </w:r>
      <w:r w:rsidR="0012193E">
        <w:t xml:space="preserve">  In general, the following bulleted items cover the common error concerns:</w:t>
      </w:r>
    </w:p>
    <w:p w14:paraId="6D98A12B" w14:textId="77777777" w:rsidR="0012193E" w:rsidRDefault="0012193E" w:rsidP="00C67F05">
      <w:pPr>
        <w:pStyle w:val="ListBullet0"/>
      </w:pPr>
    </w:p>
    <w:p w14:paraId="6CC5DFB6" w14:textId="77777777" w:rsidR="0012193E" w:rsidRPr="00C67620" w:rsidRDefault="0012193E" w:rsidP="00C67F05">
      <w:pPr>
        <w:pStyle w:val="ListBullet0"/>
        <w:numPr>
          <w:ilvl w:val="0"/>
          <w:numId w:val="33"/>
        </w:numPr>
      </w:pPr>
      <w:r>
        <w:t>F</w:t>
      </w:r>
      <w:r w:rsidRPr="00C67620">
        <w:t xml:space="preserve">ailure to acquire a valid IP address </w:t>
      </w:r>
    </w:p>
    <w:p w14:paraId="22244CE4" w14:textId="77777777" w:rsidR="0012193E" w:rsidRPr="00C67620" w:rsidRDefault="0012193E" w:rsidP="00C67F05">
      <w:pPr>
        <w:pStyle w:val="ListBullet0"/>
        <w:numPr>
          <w:ilvl w:val="0"/>
          <w:numId w:val="33"/>
        </w:numPr>
      </w:pPr>
      <w:r>
        <w:t>D</w:t>
      </w:r>
      <w:r w:rsidRPr="00C67620">
        <w:t xml:space="preserve">etection of a duplicate IP address </w:t>
      </w:r>
    </w:p>
    <w:p w14:paraId="17909DF4" w14:textId="77777777" w:rsidR="0012193E" w:rsidRPr="00C67620" w:rsidRDefault="0012193E" w:rsidP="00C67F05">
      <w:pPr>
        <w:pStyle w:val="ListBullet0"/>
        <w:numPr>
          <w:ilvl w:val="0"/>
          <w:numId w:val="33"/>
        </w:numPr>
      </w:pPr>
      <w:r>
        <w:t>F</w:t>
      </w:r>
      <w:r w:rsidRPr="00C67620">
        <w:t xml:space="preserve">ailure to renew an already acquired DHCP lease </w:t>
      </w:r>
    </w:p>
    <w:p w14:paraId="73924FA2" w14:textId="77777777" w:rsidR="0012193E" w:rsidRPr="00C67620" w:rsidRDefault="0012193E" w:rsidP="00C67F05">
      <w:pPr>
        <w:pStyle w:val="ListBullet0"/>
        <w:numPr>
          <w:ilvl w:val="0"/>
          <w:numId w:val="33"/>
        </w:numPr>
      </w:pPr>
      <w:r w:rsidRPr="00C67620">
        <w:t>LAN cable disc</w:t>
      </w:r>
      <w:r>
        <w:t xml:space="preserve">onnected </w:t>
      </w:r>
    </w:p>
    <w:p w14:paraId="26C19AE6" w14:textId="77777777" w:rsidR="00837DB3" w:rsidRDefault="00837DB3" w:rsidP="00C67F05">
      <w:pPr>
        <w:pStyle w:val="LXIBody"/>
        <w:ind w:left="0"/>
      </w:pPr>
      <w:r>
        <w:t>There are roughly three types of front panel interfaces found on most LXI devices:</w:t>
      </w:r>
    </w:p>
    <w:p w14:paraId="2946DB82" w14:textId="77777777" w:rsidR="0012193E" w:rsidRDefault="0012193E" w:rsidP="00C67F05">
      <w:pPr>
        <w:pStyle w:val="ListBullet0"/>
      </w:pPr>
    </w:p>
    <w:p w14:paraId="159DD626" w14:textId="77777777" w:rsidR="00837DB3" w:rsidRDefault="0012193E" w:rsidP="00C67F05">
      <w:pPr>
        <w:pStyle w:val="ListBullet0"/>
        <w:numPr>
          <w:ilvl w:val="0"/>
          <w:numId w:val="29"/>
        </w:numPr>
      </w:pPr>
      <w:r>
        <w:t>Front Panel</w:t>
      </w:r>
      <w:r w:rsidR="00837DB3">
        <w:t xml:space="preserve"> with high resolution graphical </w:t>
      </w:r>
      <w:r>
        <w:t>display</w:t>
      </w:r>
    </w:p>
    <w:p w14:paraId="3ADD72BB" w14:textId="77777777" w:rsidR="00837DB3" w:rsidRDefault="0012193E" w:rsidP="00C67F05">
      <w:pPr>
        <w:pStyle w:val="ListBullet0"/>
        <w:numPr>
          <w:ilvl w:val="0"/>
          <w:numId w:val="29"/>
        </w:numPr>
      </w:pPr>
      <w:r>
        <w:t>Front Panel</w:t>
      </w:r>
      <w:r w:rsidR="00837DB3">
        <w:t xml:space="preserve"> with no display and using LEDs to convey information</w:t>
      </w:r>
    </w:p>
    <w:p w14:paraId="1DD59EB3" w14:textId="77777777" w:rsidR="0012193E" w:rsidRDefault="0012193E" w:rsidP="00C67F05">
      <w:pPr>
        <w:pStyle w:val="ListBullet0"/>
        <w:numPr>
          <w:ilvl w:val="0"/>
          <w:numId w:val="29"/>
        </w:numPr>
      </w:pPr>
      <w:r>
        <w:t>Front Panel with limited display showing only alpha-numeric characters</w:t>
      </w:r>
    </w:p>
    <w:p w14:paraId="5997CC1D" w14:textId="77777777" w:rsidR="0012193E" w:rsidRDefault="0012193E" w:rsidP="00C67F05">
      <w:pPr>
        <w:pStyle w:val="ListBullet0"/>
      </w:pPr>
    </w:p>
    <w:p w14:paraId="6F90FC8A" w14:textId="77777777" w:rsidR="0012193E" w:rsidRDefault="0012193E" w:rsidP="00C67F05">
      <w:pPr>
        <w:pStyle w:val="ListBullet0"/>
      </w:pPr>
      <w:r>
        <w:t xml:space="preserve">Each of these are illustrated in the figure below.  </w:t>
      </w:r>
    </w:p>
    <w:p w14:paraId="110FFD37" w14:textId="77777777" w:rsidR="00837DB3" w:rsidRDefault="00837DB3" w:rsidP="00C67F05">
      <w:pPr>
        <w:pStyle w:val="LXIBody"/>
        <w:ind w:left="0"/>
      </w:pPr>
      <w:r>
        <w:rPr>
          <w:noProof/>
        </w:rPr>
        <w:drawing>
          <wp:inline distT="0" distB="0" distL="0" distR="0" wp14:anchorId="32E8730A" wp14:editId="1A920BA5">
            <wp:extent cx="4836302" cy="26710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40395" cy="2673290"/>
                    </a:xfrm>
                    <a:prstGeom prst="rect">
                      <a:avLst/>
                    </a:prstGeom>
                  </pic:spPr>
                </pic:pic>
              </a:graphicData>
            </a:graphic>
          </wp:inline>
        </w:drawing>
      </w:r>
    </w:p>
    <w:p w14:paraId="37ACCFD7" w14:textId="77777777" w:rsidR="0018249B" w:rsidRDefault="0012193E" w:rsidP="00C67F05">
      <w:pPr>
        <w:pStyle w:val="LXIBody"/>
        <w:ind w:left="0"/>
      </w:pPr>
      <w:r>
        <w:t xml:space="preserve">The </w:t>
      </w:r>
      <w:r w:rsidR="00A41A50">
        <w:t xml:space="preserve">first </w:t>
      </w:r>
      <w:r>
        <w:t xml:space="preserve">two examples have clear indications on the Front Panel that something is wrong with </w:t>
      </w:r>
      <w:r w:rsidR="001142CE">
        <w:t xml:space="preserve">the </w:t>
      </w:r>
      <w:r>
        <w:t>LAN</w:t>
      </w:r>
      <w:r w:rsidR="001142CE">
        <w:t xml:space="preserve"> connection</w:t>
      </w:r>
      <w:r>
        <w:t>.  The LAN Status Fault</w:t>
      </w:r>
      <w:r w:rsidR="00A41A50">
        <w:t xml:space="preserve"> condition is presented</w:t>
      </w:r>
      <w:r>
        <w:t xml:space="preserve"> </w:t>
      </w:r>
      <w:r w:rsidR="00A41A50">
        <w:t>as</w:t>
      </w:r>
      <w:r>
        <w:t xml:space="preserve"> a Red LED or IP address of all zeros.  LXI Devices with Front Panel Displays using high</w:t>
      </w:r>
      <w:r w:rsidR="00A41A50">
        <w:t>-</w:t>
      </w:r>
      <w:r>
        <w:t xml:space="preserve">resolution graphics often </w:t>
      </w:r>
      <w:r w:rsidR="00A41A50">
        <w:t xml:space="preserve">implement </w:t>
      </w:r>
      <w:r>
        <w:t xml:space="preserve">the LAN </w:t>
      </w:r>
      <w:r w:rsidR="00A41A50">
        <w:t>S</w:t>
      </w:r>
      <w:r>
        <w:t>tatus information deep within menus.</w:t>
      </w:r>
      <w:r w:rsidR="0018249B">
        <w:t xml:space="preserve">  Once found, those displays must contain a LAN Status that indicates the health of the LAN.  In the case above, </w:t>
      </w:r>
      <w:proofErr w:type="gramStart"/>
      <w:r w:rsidR="0018249B">
        <w:t>Red</w:t>
      </w:r>
      <w:proofErr w:type="gramEnd"/>
      <w:r w:rsidR="0018249B">
        <w:t xml:space="preserve"> letters indicating a </w:t>
      </w:r>
      <w:r w:rsidR="0018249B" w:rsidRPr="00C67F05">
        <w:rPr>
          <w:b/>
          <w:color w:val="FF0000"/>
        </w:rPr>
        <w:t>Fault</w:t>
      </w:r>
      <w:r w:rsidR="0018249B" w:rsidRPr="00C67F05">
        <w:rPr>
          <w:color w:val="FF0000"/>
        </w:rPr>
        <w:t xml:space="preserve"> </w:t>
      </w:r>
      <w:r w:rsidR="0018249B">
        <w:t xml:space="preserve">draw the User’s attention to a problem.  </w:t>
      </w:r>
    </w:p>
    <w:p w14:paraId="7B5A62B3" w14:textId="77777777" w:rsidR="0012193E" w:rsidRDefault="0018249B" w:rsidP="00C67F05">
      <w:pPr>
        <w:pStyle w:val="LXIBody"/>
        <w:ind w:left="0"/>
      </w:pPr>
      <w:r>
        <w:t xml:space="preserve">It is not sufficient to supply only an IP address with 0.0.0.0 as an indication of </w:t>
      </w:r>
      <w:r w:rsidR="00A41A50">
        <w:t>fault condition</w:t>
      </w:r>
      <w:r>
        <w:t>.  Such is the case with the bottom device using a limited display.  Note the use of 0.0.0.0 as an indication of fault, but also note the inclusion of the “*” character.  This additional character signals an error condition.</w:t>
      </w:r>
    </w:p>
    <w:p w14:paraId="47C9F92A" w14:textId="77777777" w:rsidR="0018249B" w:rsidRDefault="0018249B" w:rsidP="00C67F05">
      <w:pPr>
        <w:pStyle w:val="LXIBody"/>
        <w:ind w:left="0"/>
      </w:pPr>
      <w:r>
        <w:t>In all cases above, t</w:t>
      </w:r>
      <w:r w:rsidR="000F6E7C">
        <w:t>he User of the device refers</w:t>
      </w:r>
      <w:r>
        <w:t xml:space="preserve"> to documentation to determine the problem.  User documentation would then signal what the various fault conditions indicate.  For example, the LXI Device Specification specifies a solid vs. blinking LED </w:t>
      </w:r>
      <w:r w:rsidR="000F6E7C">
        <w:t xml:space="preserve">or different colors </w:t>
      </w:r>
      <w:r>
        <w:t>with different meanings.</w:t>
      </w:r>
    </w:p>
    <w:p w14:paraId="47DC2668" w14:textId="77777777" w:rsidR="000F6E7C" w:rsidRDefault="0018249B" w:rsidP="00C67F05">
      <w:pPr>
        <w:pStyle w:val="LXIBody"/>
        <w:ind w:left="0"/>
      </w:pPr>
      <w:r>
        <w:t>When supplying a high</w:t>
      </w:r>
      <w:r w:rsidR="00A41A50">
        <w:t>-</w:t>
      </w:r>
      <w:r>
        <w:t xml:space="preserve">resolution display where the LAN Status information </w:t>
      </w:r>
      <w:r w:rsidR="00A41A50">
        <w:t>is implemented deep</w:t>
      </w:r>
      <w:r>
        <w:t xml:space="preserve"> in the menu structure, you should consider providing some sort of </w:t>
      </w:r>
      <w:r w:rsidR="001142CE">
        <w:t xml:space="preserve">LAN Status </w:t>
      </w:r>
      <w:r>
        <w:t xml:space="preserve">on the main display.  Some </w:t>
      </w:r>
      <w:r>
        <w:lastRenderedPageBreak/>
        <w:t xml:space="preserve">vendors use methods </w:t>
      </w:r>
      <w:proofErr w:type="gramStart"/>
      <w:r>
        <w:t>similar to</w:t>
      </w:r>
      <w:proofErr w:type="gramEnd"/>
      <w:r>
        <w:t xml:space="preserve"> what you might find </w:t>
      </w:r>
      <w:r w:rsidR="000F6E7C">
        <w:t>in the lower right corner on a computer display</w:t>
      </w:r>
      <w:r>
        <w:t>, where a small icon representing the LAN network health show</w:t>
      </w:r>
      <w:r w:rsidR="000F6E7C">
        <w:t>s</w:t>
      </w:r>
      <w:r>
        <w:t xml:space="preserve"> some of the following indicators:</w:t>
      </w:r>
    </w:p>
    <w:p w14:paraId="6B699379" w14:textId="77777777" w:rsidR="000F6E7C" w:rsidRDefault="000F6E7C" w:rsidP="00C67F05">
      <w:pPr>
        <w:pStyle w:val="LXIBody"/>
        <w:ind w:left="0"/>
      </w:pPr>
    </w:p>
    <w:p w14:paraId="388026F4" w14:textId="77777777" w:rsidR="0018249B" w:rsidRDefault="000F6E7C" w:rsidP="00C67F05">
      <w:pPr>
        <w:pStyle w:val="ListBullet0"/>
        <w:numPr>
          <w:ilvl w:val="0"/>
          <w:numId w:val="29"/>
        </w:numPr>
      </w:pPr>
      <w:r>
        <w:t>Red slash through a circle over LAN icon</w:t>
      </w:r>
    </w:p>
    <w:p w14:paraId="1F65E7B1" w14:textId="77777777" w:rsidR="000F6E7C" w:rsidRDefault="000F6E7C" w:rsidP="00C67F05">
      <w:pPr>
        <w:pStyle w:val="ListBullet0"/>
        <w:numPr>
          <w:ilvl w:val="0"/>
          <w:numId w:val="29"/>
        </w:numPr>
      </w:pPr>
      <w:r>
        <w:t>Yellow yield sign near LAN icon</w:t>
      </w:r>
    </w:p>
    <w:p w14:paraId="16F2A743" w14:textId="77777777" w:rsidR="000F6E7C" w:rsidRDefault="000F6E7C" w:rsidP="00C67F05">
      <w:pPr>
        <w:pStyle w:val="ListBullet0"/>
        <w:numPr>
          <w:ilvl w:val="0"/>
          <w:numId w:val="29"/>
        </w:numPr>
      </w:pPr>
      <w:r>
        <w:t>Revolving ball over LAN icon</w:t>
      </w:r>
    </w:p>
    <w:p w14:paraId="64CECF97" w14:textId="77777777" w:rsidR="000F6E7C" w:rsidRDefault="000F6E7C" w:rsidP="00C67F05">
      <w:pPr>
        <w:pStyle w:val="ListBullet0"/>
        <w:numPr>
          <w:ilvl w:val="0"/>
          <w:numId w:val="29"/>
        </w:numPr>
      </w:pPr>
      <w:r>
        <w:t>Flashing pattern indicating LAN reconnecting</w:t>
      </w:r>
    </w:p>
    <w:p w14:paraId="3FE9F23F" w14:textId="77777777" w:rsidR="00B54FB4" w:rsidRDefault="00B54FB4" w:rsidP="00C67F05">
      <w:pPr>
        <w:pStyle w:val="ListBullet0"/>
      </w:pPr>
    </w:p>
    <w:p w14:paraId="3CD5B021" w14:textId="77777777" w:rsidR="00B54FB4" w:rsidRDefault="00B54FB4" w:rsidP="00C67F05">
      <w:pPr>
        <w:pStyle w:val="ListBullet0"/>
      </w:pPr>
      <w:r>
        <w:t>LXI Devices with menu drive</w:t>
      </w:r>
      <w:r w:rsidR="00A41A50">
        <w:t>n</w:t>
      </w:r>
      <w:r>
        <w:t xml:space="preserve"> displays often make use of Information Dialogs that pop up on top of the display to indicate issues such as Lost Connection, Lost Lease, or Duplicate IP address.  This signals the User to address the problem and is important for such problems.</w:t>
      </w:r>
    </w:p>
    <w:p w14:paraId="4583C833" w14:textId="77777777" w:rsidR="007E71C4" w:rsidRDefault="007E71C4" w:rsidP="007E71C4">
      <w:pPr>
        <w:pStyle w:val="Heading1"/>
      </w:pPr>
      <w:bookmarkStart w:id="39" w:name="_Toc127115109"/>
      <w:r>
        <w:lastRenderedPageBreak/>
        <w:t>LAN Configuration Initialize (LCI)</w:t>
      </w:r>
      <w:bookmarkEnd w:id="39"/>
    </w:p>
    <w:p w14:paraId="5EB8DC9E" w14:textId="77777777" w:rsidR="00B54FB4" w:rsidRDefault="007E71C4" w:rsidP="00C67F05">
      <w:pPr>
        <w:pStyle w:val="Body1"/>
        <w:ind w:left="0"/>
      </w:pPr>
      <w:r>
        <w:t>Section 2.4.5 refers to Rul</w:t>
      </w:r>
      <w:r w:rsidR="0020553B">
        <w:t>es associated with LCI or LAN Re</w:t>
      </w:r>
      <w:r>
        <w:t>set</w:t>
      </w:r>
      <w:r w:rsidR="0020553B">
        <w:t>.  This is a very importan</w:t>
      </w:r>
      <w:r w:rsidR="00B54FB4">
        <w:t xml:space="preserve">t part of an LXI Device.  For devices without menu-driven Front Panel displays, a button accessible from a recessed hole on the front or back of the device is required. For devices with menu-driven displays, the LCI is often found </w:t>
      </w:r>
      <w:r w:rsidR="00B264CC">
        <w:t xml:space="preserve">implemented deep </w:t>
      </w:r>
      <w:r w:rsidR="00B54FB4">
        <w:t>within the menu structure under various headings:</w:t>
      </w:r>
    </w:p>
    <w:p w14:paraId="1F72F646" w14:textId="77777777" w:rsidR="00B54FB4" w:rsidRDefault="00B54FB4" w:rsidP="00C67F05">
      <w:pPr>
        <w:pStyle w:val="Body1"/>
        <w:ind w:left="0"/>
      </w:pPr>
    </w:p>
    <w:p w14:paraId="33AEE4F9" w14:textId="77777777" w:rsidR="00B54FB4" w:rsidRDefault="00B54FB4" w:rsidP="00C67F05">
      <w:pPr>
        <w:pStyle w:val="Body1"/>
        <w:numPr>
          <w:ilvl w:val="0"/>
          <w:numId w:val="29"/>
        </w:numPr>
      </w:pPr>
      <w:r>
        <w:t>System or System Configuration</w:t>
      </w:r>
    </w:p>
    <w:p w14:paraId="4BCACA64" w14:textId="77777777" w:rsidR="00B54FB4" w:rsidRDefault="00B54FB4" w:rsidP="00C67F05">
      <w:pPr>
        <w:pStyle w:val="Body1"/>
        <w:numPr>
          <w:ilvl w:val="0"/>
          <w:numId w:val="29"/>
        </w:numPr>
      </w:pPr>
      <w:r>
        <w:t>Utility or Utilities</w:t>
      </w:r>
    </w:p>
    <w:p w14:paraId="7922FD18" w14:textId="77777777" w:rsidR="007E71C4" w:rsidRPr="00C67F05" w:rsidRDefault="00B54FB4" w:rsidP="00C67F05">
      <w:pPr>
        <w:pStyle w:val="Body1"/>
        <w:numPr>
          <w:ilvl w:val="0"/>
          <w:numId w:val="29"/>
        </w:numPr>
      </w:pPr>
      <w:r>
        <w:t xml:space="preserve">IO Configuration </w:t>
      </w:r>
    </w:p>
    <w:p w14:paraId="13C010E3" w14:textId="77777777" w:rsidR="0018249B" w:rsidRDefault="00B54FB4" w:rsidP="00C67F05">
      <w:pPr>
        <w:pStyle w:val="LXIBody"/>
        <w:ind w:left="0"/>
      </w:pPr>
      <w:r>
        <w:t>In all cases, the LXI standard requires a protection mechanism to avoid accidentally pressing the LCI function.  In the case of limited or no displays, the recessed button provides this safety.  For menu-driven displays, a simple warning pop-up dialog, to indicate the operation, provides such a safety mechanism.</w:t>
      </w:r>
    </w:p>
    <w:p w14:paraId="46834836" w14:textId="77777777" w:rsidR="00B54FB4" w:rsidRDefault="00646E57" w:rsidP="00C67F05">
      <w:pPr>
        <w:pStyle w:val="LXIBody"/>
        <w:ind w:left="0"/>
      </w:pPr>
      <w:r>
        <w:t>Finding the LC</w:t>
      </w:r>
      <w:r w:rsidR="00B54FB4">
        <w:t xml:space="preserve">I mechanism should be of primary importance when planning your front panel.  Equipment shared by multiple users might acquire any of the following, which make the product virtually useless to the next </w:t>
      </w:r>
      <w:r w:rsidR="00B264CC">
        <w:t>U</w:t>
      </w:r>
      <w:r w:rsidR="00B54FB4">
        <w:t>ser if not known or controllable:</w:t>
      </w:r>
    </w:p>
    <w:p w14:paraId="08CE6F91" w14:textId="77777777" w:rsidR="00646E57" w:rsidRDefault="00646E57" w:rsidP="00C67F05">
      <w:pPr>
        <w:pStyle w:val="LXIBody"/>
        <w:ind w:left="0"/>
      </w:pPr>
    </w:p>
    <w:p w14:paraId="04FBEEB9" w14:textId="77777777" w:rsidR="00B54FB4" w:rsidRDefault="00B54FB4" w:rsidP="00C67F05">
      <w:pPr>
        <w:pStyle w:val="Body1"/>
        <w:numPr>
          <w:ilvl w:val="0"/>
          <w:numId w:val="29"/>
        </w:numPr>
      </w:pPr>
      <w:r>
        <w:t xml:space="preserve">User password </w:t>
      </w:r>
      <w:r w:rsidR="00646E57">
        <w:t xml:space="preserve">set </w:t>
      </w:r>
      <w:r>
        <w:t>to lock out LAN config</w:t>
      </w:r>
      <w:r w:rsidR="00B264CC">
        <w:t>uration</w:t>
      </w:r>
      <w:r w:rsidR="00646E57">
        <w:t xml:space="preserve"> or control</w:t>
      </w:r>
    </w:p>
    <w:p w14:paraId="18B33CD7" w14:textId="77777777" w:rsidR="00646E57" w:rsidRDefault="00646E57" w:rsidP="00C67F05">
      <w:pPr>
        <w:pStyle w:val="Body1"/>
        <w:numPr>
          <w:ilvl w:val="0"/>
          <w:numId w:val="29"/>
        </w:numPr>
      </w:pPr>
      <w:r>
        <w:t>LXI Device set to Manual IP address on unknown subnet</w:t>
      </w:r>
    </w:p>
    <w:p w14:paraId="0C4C9368" w14:textId="77777777" w:rsidR="005C6325" w:rsidRDefault="00646E57" w:rsidP="00C67F05">
      <w:pPr>
        <w:pStyle w:val="Body1"/>
        <w:numPr>
          <w:ilvl w:val="0"/>
          <w:numId w:val="29"/>
        </w:numPr>
      </w:pPr>
      <w:r>
        <w:t>Various discovery protocols disabled</w:t>
      </w:r>
      <w:r w:rsidR="00E82A1F">
        <w:t xml:space="preserve"> (</w:t>
      </w:r>
      <w:proofErr w:type="gramStart"/>
      <w:r w:rsidR="00E82A1F">
        <w:t>e.g.</w:t>
      </w:r>
      <w:proofErr w:type="gramEnd"/>
      <w:r w:rsidR="00E82A1F">
        <w:t xml:space="preserve"> mDNS)</w:t>
      </w:r>
    </w:p>
    <w:p w14:paraId="61CDCEAD" w14:textId="77777777" w:rsidR="00646E57" w:rsidRPr="00C67F05" w:rsidRDefault="00646E57" w:rsidP="00C67F05">
      <w:pPr>
        <w:pStyle w:val="LXIBody"/>
      </w:pPr>
    </w:p>
    <w:p w14:paraId="1E1889D7" w14:textId="77777777" w:rsidR="00DD145D" w:rsidRDefault="00646E57" w:rsidP="00C67F05">
      <w:pPr>
        <w:pStyle w:val="Body1"/>
        <w:ind w:left="0"/>
      </w:pPr>
      <w:r>
        <w:t xml:space="preserve">The User need only press the LCI mechanism </w:t>
      </w:r>
      <w:r w:rsidR="00E82A1F">
        <w:t xml:space="preserve">from the Front Panel to clear up these issues.  </w:t>
      </w:r>
      <w:r w:rsidR="00B264CC">
        <w:t>The LXI p</w:t>
      </w:r>
      <w:r w:rsidR="005C6325">
        <w:t xml:space="preserve">assword is cleared, IP </w:t>
      </w:r>
      <w:r w:rsidR="00E82A1F">
        <w:t>Autoco</w:t>
      </w:r>
      <w:r w:rsidR="005C6325">
        <w:t>nfiguration (DHCP) is restored</w:t>
      </w:r>
      <w:r w:rsidR="00E82A1F">
        <w:t xml:space="preserve">, </w:t>
      </w:r>
      <w:r w:rsidR="005C6325">
        <w:t xml:space="preserve">and </w:t>
      </w:r>
      <w:r w:rsidR="00E82A1F">
        <w:t xml:space="preserve">mDNS </w:t>
      </w:r>
      <w:r w:rsidR="00B264CC">
        <w:t xml:space="preserve">and other </w:t>
      </w:r>
      <w:r w:rsidR="00185D2A">
        <w:t xml:space="preserve">discovery </w:t>
      </w:r>
      <w:r w:rsidR="00B264CC">
        <w:t xml:space="preserve">protocols are </w:t>
      </w:r>
      <w:r w:rsidR="00E82A1F">
        <w:t>re-activated.</w:t>
      </w:r>
      <w:r w:rsidR="005C6325">
        <w:t xml:space="preserve">  </w:t>
      </w:r>
      <w:r w:rsidR="009F347B">
        <w:t xml:space="preserve">Section 8.13 of the LXI Device Specification supplies a table of the items affected by LCI along with </w:t>
      </w:r>
      <w:r w:rsidR="00185D2A">
        <w:t xml:space="preserve">the </w:t>
      </w:r>
      <w:r w:rsidR="009F347B">
        <w:t>associated sections.</w:t>
      </w:r>
    </w:p>
    <w:p w14:paraId="6BB9E253" w14:textId="77777777" w:rsidR="00DD145D" w:rsidRDefault="00DD145D" w:rsidP="00C67F05">
      <w:pPr>
        <w:pStyle w:val="Body1"/>
        <w:ind w:left="0"/>
      </w:pPr>
    </w:p>
    <w:p w14:paraId="49B071A3" w14:textId="77777777" w:rsidR="00646E57" w:rsidRDefault="005C6325" w:rsidP="00C67F05">
      <w:pPr>
        <w:pStyle w:val="Body1"/>
        <w:ind w:left="0"/>
      </w:pPr>
      <w:r>
        <w:t>When using static IP addressing, it is very easy to pick an address already in use by another</w:t>
      </w:r>
      <w:r w:rsidR="00DD145D">
        <w:t xml:space="preserve"> device.  The LXI device must </w:t>
      </w:r>
      <w:r>
        <w:t xml:space="preserve">withdraw its LAN connection or drop into </w:t>
      </w:r>
      <w:proofErr w:type="spellStart"/>
      <w:r>
        <w:t>AutoIP</w:t>
      </w:r>
      <w:proofErr w:type="spellEnd"/>
      <w:r>
        <w:t xml:space="preserve"> (Link Local Addressing) to remain connected.</w:t>
      </w:r>
      <w:r w:rsidR="001142CE">
        <w:t xml:space="preserve">  LCI can restore the LXI Device </w:t>
      </w:r>
      <w:r w:rsidR="006C3A4D">
        <w:t>to a connected LAN status.</w:t>
      </w:r>
    </w:p>
    <w:p w14:paraId="23DE523C" w14:textId="77777777" w:rsidR="00646E57" w:rsidRPr="00C67F05" w:rsidRDefault="00646E57" w:rsidP="00C67F05">
      <w:pPr>
        <w:pStyle w:val="LXIBody"/>
      </w:pPr>
    </w:p>
    <w:p w14:paraId="650A9FEB" w14:textId="77777777" w:rsidR="002F3C72" w:rsidRPr="00C67620" w:rsidRDefault="00163572" w:rsidP="00163572">
      <w:pPr>
        <w:pStyle w:val="Heading1"/>
      </w:pPr>
      <w:bookmarkStart w:id="40" w:name="_Toc440113492"/>
      <w:bookmarkStart w:id="41" w:name="_Toc440113493"/>
      <w:bookmarkStart w:id="42" w:name="_Toc440113494"/>
      <w:bookmarkStart w:id="43" w:name="_Toc440113495"/>
      <w:bookmarkStart w:id="44" w:name="_Toc440113496"/>
      <w:bookmarkStart w:id="45" w:name="_Toc440113497"/>
      <w:bookmarkStart w:id="46" w:name="_Toc440113498"/>
      <w:bookmarkStart w:id="47" w:name="_Toc440113499"/>
      <w:bookmarkStart w:id="48" w:name="_Toc440113500"/>
      <w:bookmarkStart w:id="49" w:name="_Toc440113502"/>
      <w:bookmarkStart w:id="50" w:name="_Toc440113503"/>
      <w:bookmarkStart w:id="51" w:name="_Toc440113504"/>
      <w:bookmarkStart w:id="52" w:name="_Toc440113505"/>
      <w:bookmarkStart w:id="53" w:name="_Toc440113506"/>
      <w:bookmarkStart w:id="54" w:name="_Toc440113507"/>
      <w:bookmarkStart w:id="55" w:name="_Toc440113508"/>
      <w:bookmarkStart w:id="56" w:name="_Toc440113509"/>
      <w:bookmarkStart w:id="57" w:name="_Toc440113510"/>
      <w:bookmarkStart w:id="58" w:name="_Toc440113511"/>
      <w:bookmarkStart w:id="59" w:name="_Toc440113512"/>
      <w:bookmarkStart w:id="60" w:name="_Toc440113513"/>
      <w:bookmarkStart w:id="61" w:name="_Toc440113514"/>
      <w:bookmarkStart w:id="62" w:name="_Toc440113515"/>
      <w:bookmarkStart w:id="63" w:name="_Toc229807316"/>
      <w:bookmarkStart w:id="64" w:name="_Toc229807317"/>
      <w:bookmarkStart w:id="65" w:name="_Toc443211882"/>
      <w:bookmarkStart w:id="66" w:name="_Toc440801908"/>
      <w:bookmarkStart w:id="67" w:name="_Toc440801909"/>
      <w:bookmarkStart w:id="68" w:name="_Toc440801910"/>
      <w:bookmarkStart w:id="69" w:name="_Toc440801911"/>
      <w:bookmarkStart w:id="70" w:name="_Toc440801912"/>
      <w:bookmarkStart w:id="71" w:name="_Toc440803310"/>
      <w:bookmarkStart w:id="72" w:name="_Toc440803350"/>
      <w:bookmarkStart w:id="73" w:name="_Toc440803316"/>
      <w:bookmarkStart w:id="74" w:name="_Toc440803356"/>
      <w:bookmarkStart w:id="75" w:name="_Toc440803318"/>
      <w:bookmarkStart w:id="76" w:name="_Toc440803358"/>
      <w:bookmarkStart w:id="77" w:name="_Toc440803319"/>
      <w:bookmarkStart w:id="78" w:name="_Toc440803359"/>
      <w:bookmarkStart w:id="79" w:name="_Toc440803323"/>
      <w:bookmarkStart w:id="80" w:name="_Toc440803363"/>
      <w:bookmarkStart w:id="81" w:name="_Toc440803324"/>
      <w:bookmarkStart w:id="82" w:name="_Toc440803364"/>
      <w:bookmarkStart w:id="83" w:name="_Toc440803325"/>
      <w:bookmarkStart w:id="84" w:name="_Toc440803365"/>
      <w:bookmarkStart w:id="85" w:name="_Toc440188300"/>
      <w:bookmarkStart w:id="86" w:name="_Toc440188301"/>
      <w:bookmarkStart w:id="87" w:name="_Toc440188302"/>
      <w:bookmarkStart w:id="88" w:name="_Toc440190782"/>
      <w:bookmarkStart w:id="89" w:name="_Toc440191022"/>
      <w:bookmarkStart w:id="90" w:name="_Toc440190784"/>
      <w:bookmarkStart w:id="91" w:name="_Toc440191024"/>
      <w:bookmarkStart w:id="92" w:name="_Toc440190785"/>
      <w:bookmarkStart w:id="93" w:name="_Toc440191025"/>
      <w:bookmarkStart w:id="94" w:name="_Toc440190787"/>
      <w:bookmarkStart w:id="95" w:name="_Toc440191027"/>
      <w:bookmarkStart w:id="96" w:name="_Toc440190791"/>
      <w:bookmarkStart w:id="97" w:name="_Toc440191031"/>
      <w:bookmarkStart w:id="98" w:name="_Toc440190792"/>
      <w:bookmarkStart w:id="99" w:name="_Toc440191032"/>
      <w:bookmarkStart w:id="100" w:name="_Toc440190801"/>
      <w:bookmarkStart w:id="101" w:name="_Toc440191041"/>
      <w:bookmarkStart w:id="102" w:name="Transition_mechanisms"/>
      <w:bookmarkStart w:id="103" w:name="_Toc440113520"/>
      <w:bookmarkStart w:id="104" w:name="_Toc440113521"/>
      <w:bookmarkStart w:id="105" w:name="_Toc440113522"/>
      <w:bookmarkStart w:id="106" w:name="_Toc440113523"/>
      <w:bookmarkStart w:id="107" w:name="_Toc440113524"/>
      <w:bookmarkStart w:id="108" w:name="_Toc440113525"/>
      <w:bookmarkStart w:id="109" w:name="_Toc440113526"/>
      <w:bookmarkStart w:id="110" w:name="_Toc440113527"/>
      <w:bookmarkStart w:id="111" w:name="_Toc440113528"/>
      <w:bookmarkStart w:id="112" w:name="_Toc440113530"/>
      <w:bookmarkStart w:id="113" w:name="_Toc440113531"/>
      <w:bookmarkStart w:id="114" w:name="_Toc440113532"/>
      <w:bookmarkStart w:id="115" w:name="_Toc440113533"/>
      <w:bookmarkStart w:id="116" w:name="_Toc258180238"/>
      <w:bookmarkStart w:id="117" w:name="_Toc258180239"/>
      <w:bookmarkStart w:id="118" w:name="_Toc258180240"/>
      <w:bookmarkStart w:id="119" w:name="_Toc258180241"/>
      <w:bookmarkStart w:id="120" w:name="_Toc258180242"/>
      <w:bookmarkStart w:id="121" w:name="_Toc258180243"/>
      <w:bookmarkStart w:id="122" w:name="_Toc258180244"/>
      <w:bookmarkStart w:id="123" w:name="_Toc258180246"/>
      <w:bookmarkStart w:id="124" w:name="_Toc440113536"/>
      <w:bookmarkStart w:id="125" w:name="_Toc440113537"/>
      <w:bookmarkStart w:id="126" w:name="_Toc440113538"/>
      <w:bookmarkStart w:id="127" w:name="_Toc440113539"/>
      <w:bookmarkStart w:id="128" w:name="_Toc440113540"/>
      <w:bookmarkStart w:id="129" w:name="_Toc440113541"/>
      <w:bookmarkStart w:id="130" w:name="_Toc440113542"/>
      <w:bookmarkStart w:id="131" w:name="_Toc440113543"/>
      <w:bookmarkStart w:id="132" w:name="_Toc440113544"/>
      <w:bookmarkStart w:id="133" w:name="_Toc440113545"/>
      <w:bookmarkStart w:id="134" w:name="_Toc440113546"/>
      <w:bookmarkStart w:id="135" w:name="_Toc440113547"/>
      <w:bookmarkStart w:id="136" w:name="_Toc229807324"/>
      <w:bookmarkStart w:id="137" w:name="_Toc229807328"/>
      <w:bookmarkStart w:id="138" w:name="_Toc229807329"/>
      <w:bookmarkStart w:id="139" w:name="_Toc440113548"/>
      <w:bookmarkStart w:id="140" w:name="_Toc440113549"/>
      <w:bookmarkStart w:id="141" w:name="_Toc440113550"/>
      <w:bookmarkStart w:id="142" w:name="_Toc440113551"/>
      <w:bookmarkStart w:id="143" w:name="_Toc440113552"/>
      <w:bookmarkStart w:id="144" w:name="_Toc440113553"/>
      <w:bookmarkStart w:id="145" w:name="_Toc440113554"/>
      <w:bookmarkStart w:id="146" w:name="_Toc440113555"/>
      <w:bookmarkStart w:id="147" w:name="_Toc440113556"/>
      <w:bookmarkStart w:id="148" w:name="_Toc440113557"/>
      <w:bookmarkStart w:id="149" w:name="_Toc440113558"/>
      <w:bookmarkStart w:id="150" w:name="_Toc440113559"/>
      <w:bookmarkStart w:id="151" w:name="_Toc440113560"/>
      <w:bookmarkStart w:id="152" w:name="_Toc440113561"/>
      <w:bookmarkStart w:id="153" w:name="_Toc440113562"/>
      <w:bookmarkStart w:id="154" w:name="_Toc440113563"/>
      <w:bookmarkStart w:id="155" w:name="_Toc440113564"/>
      <w:bookmarkStart w:id="156" w:name="_Toc440113565"/>
      <w:bookmarkStart w:id="157" w:name="_Toc440113566"/>
      <w:bookmarkStart w:id="158" w:name="_Toc229807332"/>
      <w:bookmarkStart w:id="159" w:name="_Toc229807337"/>
      <w:bookmarkStart w:id="160" w:name="_Toc229807338"/>
      <w:bookmarkStart w:id="161" w:name="_Toc229807343"/>
      <w:bookmarkStart w:id="162" w:name="_Toc229807344"/>
      <w:bookmarkStart w:id="163" w:name="_Toc229807348"/>
      <w:bookmarkStart w:id="164" w:name="_Toc229807349"/>
      <w:bookmarkStart w:id="165" w:name="_Toc229807350"/>
      <w:bookmarkStart w:id="166" w:name="_Toc229807351"/>
      <w:bookmarkStart w:id="167" w:name="_Toc229807359"/>
      <w:bookmarkStart w:id="168" w:name="_Toc229807360"/>
      <w:bookmarkStart w:id="169" w:name="_Toc111259999"/>
      <w:bookmarkStart w:id="170" w:name="_Toc111020986"/>
      <w:bookmarkStart w:id="171" w:name="_Toc111252932"/>
      <w:bookmarkStart w:id="172" w:name="_Toc111255068"/>
      <w:bookmarkStart w:id="173" w:name="_Toc97629257"/>
      <w:bookmarkStart w:id="174" w:name="_Toc97629378"/>
      <w:bookmarkStart w:id="175" w:name="_Toc440191861"/>
      <w:bookmarkStart w:id="176" w:name="_Toc440191862"/>
      <w:bookmarkStart w:id="177" w:name="_Toc440191863"/>
      <w:bookmarkStart w:id="178" w:name="_Toc440191864"/>
      <w:bookmarkStart w:id="179" w:name="_Toc440191865"/>
      <w:bookmarkStart w:id="180" w:name="_Toc440191866"/>
      <w:bookmarkStart w:id="181" w:name="_Toc440191867"/>
      <w:bookmarkStart w:id="182" w:name="_Toc440191868"/>
      <w:bookmarkStart w:id="183" w:name="_Toc440191869"/>
      <w:bookmarkStart w:id="184" w:name="_Toc440191870"/>
      <w:bookmarkStart w:id="185" w:name="_Toc440191871"/>
      <w:bookmarkStart w:id="186" w:name="_Toc440191872"/>
      <w:bookmarkStart w:id="187" w:name="_Toc440191873"/>
      <w:bookmarkStart w:id="188" w:name="_Toc440191874"/>
      <w:bookmarkStart w:id="189" w:name="_Toc440191875"/>
      <w:bookmarkStart w:id="190" w:name="_Toc440191876"/>
      <w:bookmarkStart w:id="191" w:name="_Toc440191877"/>
      <w:bookmarkStart w:id="192" w:name="_Toc111021102"/>
      <w:bookmarkStart w:id="193" w:name="_Toc111253038"/>
      <w:bookmarkStart w:id="194" w:name="_Toc111255185"/>
      <w:bookmarkStart w:id="195" w:name="_Toc440191878"/>
      <w:bookmarkStart w:id="196" w:name="_Toc440191880"/>
      <w:bookmarkStart w:id="197" w:name="_Toc440191884"/>
      <w:bookmarkStart w:id="198" w:name="_Toc440191885"/>
      <w:bookmarkStart w:id="199" w:name="_Toc440191886"/>
      <w:bookmarkStart w:id="200" w:name="_Toc440191887"/>
      <w:bookmarkStart w:id="201" w:name="_Toc440191888"/>
      <w:bookmarkStart w:id="202" w:name="_Toc440191893"/>
      <w:bookmarkStart w:id="203" w:name="_Toc440191894"/>
      <w:bookmarkStart w:id="204" w:name="_Toc440191895"/>
      <w:bookmarkStart w:id="205" w:name="_Toc440191896"/>
      <w:bookmarkStart w:id="206" w:name="_Toc205697345"/>
      <w:bookmarkStart w:id="207" w:name="_Toc205972802"/>
      <w:bookmarkStart w:id="208" w:name="_Toc206213422"/>
      <w:bookmarkStart w:id="209" w:name="_Toc205697350"/>
      <w:bookmarkStart w:id="210" w:name="_Toc205972807"/>
      <w:bookmarkStart w:id="211" w:name="_Toc206213427"/>
      <w:bookmarkStart w:id="212" w:name="_Toc205697356"/>
      <w:bookmarkStart w:id="213" w:name="_Toc205972813"/>
      <w:bookmarkStart w:id="214" w:name="_Toc206213433"/>
      <w:bookmarkStart w:id="215" w:name="_Toc205697357"/>
      <w:bookmarkStart w:id="216" w:name="_Toc205972814"/>
      <w:bookmarkStart w:id="217" w:name="_Toc206213434"/>
      <w:bookmarkStart w:id="218" w:name="_Toc205697358"/>
      <w:bookmarkStart w:id="219" w:name="_Toc205972815"/>
      <w:bookmarkStart w:id="220" w:name="_Toc206213435"/>
      <w:bookmarkStart w:id="221" w:name="_Toc440191897"/>
      <w:bookmarkStart w:id="222" w:name="_Toc440191898"/>
      <w:bookmarkStart w:id="223" w:name="_Toc440191899"/>
      <w:bookmarkStart w:id="224" w:name="_Toc440191901"/>
      <w:bookmarkStart w:id="225" w:name="_Toc111978163"/>
      <w:bookmarkStart w:id="226" w:name="_Toc111983525"/>
      <w:bookmarkStart w:id="227" w:name="_Toc111978164"/>
      <w:bookmarkStart w:id="228" w:name="_Toc111980666"/>
      <w:bookmarkStart w:id="229" w:name="_Toc111982298"/>
      <w:bookmarkStart w:id="230" w:name="_Toc111983526"/>
      <w:bookmarkStart w:id="231" w:name="_Toc111978165"/>
      <w:bookmarkStart w:id="232" w:name="_Toc111980667"/>
      <w:bookmarkStart w:id="233" w:name="_Toc111982299"/>
      <w:bookmarkStart w:id="234" w:name="_Toc111983527"/>
      <w:bookmarkStart w:id="235" w:name="_Toc111978166"/>
      <w:bookmarkStart w:id="236" w:name="_Toc111980668"/>
      <w:bookmarkStart w:id="237" w:name="_Toc111982300"/>
      <w:bookmarkStart w:id="238" w:name="_Toc111983528"/>
      <w:bookmarkStart w:id="239" w:name="_Toc111260266"/>
      <w:bookmarkStart w:id="240" w:name="_Toc205697372"/>
      <w:bookmarkStart w:id="241" w:name="_Toc205972829"/>
      <w:bookmarkStart w:id="242" w:name="_Toc206213449"/>
      <w:bookmarkStart w:id="243" w:name="_Toc440191902"/>
      <w:bookmarkStart w:id="244" w:name="_Toc205697378"/>
      <w:bookmarkStart w:id="245" w:name="_Toc205972835"/>
      <w:bookmarkStart w:id="246" w:name="_Toc206213455"/>
      <w:bookmarkStart w:id="247" w:name="_Toc175120788"/>
      <w:bookmarkStart w:id="248" w:name="_Toc176296804"/>
      <w:bookmarkStart w:id="249" w:name="_Toc176343250"/>
      <w:bookmarkStart w:id="250" w:name="_Toc176577237"/>
      <w:bookmarkStart w:id="251" w:name="_Toc178588380"/>
      <w:bookmarkStart w:id="252" w:name="_Toc178605361"/>
      <w:bookmarkStart w:id="253" w:name="_Toc440191904"/>
      <w:bookmarkStart w:id="254" w:name="_Toc440191905"/>
      <w:bookmarkStart w:id="255" w:name="_Toc205697398"/>
      <w:bookmarkStart w:id="256" w:name="_Toc205972855"/>
      <w:bookmarkStart w:id="257" w:name="_Toc206213475"/>
      <w:bookmarkStart w:id="258" w:name="_Toc174790720"/>
      <w:bookmarkStart w:id="259" w:name="_Toc175110751"/>
      <w:bookmarkStart w:id="260" w:name="_Toc175120814"/>
      <w:bookmarkStart w:id="261" w:name="_Toc176296831"/>
      <w:bookmarkStart w:id="262" w:name="_Toc176343277"/>
      <w:bookmarkStart w:id="263" w:name="_Toc176577264"/>
      <w:bookmarkStart w:id="264" w:name="_Toc178588407"/>
      <w:bookmarkStart w:id="265" w:name="_Toc178605388"/>
      <w:bookmarkStart w:id="266" w:name="_Toc207181442"/>
      <w:bookmarkStart w:id="267" w:name="_Toc207181755"/>
      <w:bookmarkStart w:id="268" w:name="_Toc207181443"/>
      <w:bookmarkStart w:id="269" w:name="_Toc207181756"/>
      <w:bookmarkStart w:id="270" w:name="_Toc207181444"/>
      <w:bookmarkStart w:id="271" w:name="_Toc207181757"/>
      <w:bookmarkStart w:id="272" w:name="_Toc207181445"/>
      <w:bookmarkStart w:id="273" w:name="_Toc207181758"/>
      <w:bookmarkStart w:id="274" w:name="_Toc207181446"/>
      <w:bookmarkStart w:id="275" w:name="_Toc207181759"/>
      <w:bookmarkStart w:id="276" w:name="_Toc207181447"/>
      <w:bookmarkStart w:id="277" w:name="_Toc207181760"/>
      <w:bookmarkStart w:id="278" w:name="_Toc207181448"/>
      <w:bookmarkStart w:id="279" w:name="_Toc207181761"/>
      <w:bookmarkStart w:id="280" w:name="_Toc207181449"/>
      <w:bookmarkStart w:id="281" w:name="_Toc207181762"/>
      <w:bookmarkStart w:id="282" w:name="_Toc207181450"/>
      <w:bookmarkStart w:id="283" w:name="_Toc207181763"/>
      <w:bookmarkStart w:id="284" w:name="_Toc207181451"/>
      <w:bookmarkStart w:id="285" w:name="_Toc207181764"/>
      <w:bookmarkStart w:id="286" w:name="_Toc207181452"/>
      <w:bookmarkStart w:id="287" w:name="_Toc207181765"/>
      <w:bookmarkStart w:id="288" w:name="_Toc207181453"/>
      <w:bookmarkStart w:id="289" w:name="_Toc207181766"/>
      <w:bookmarkStart w:id="290" w:name="_Toc207181454"/>
      <w:bookmarkStart w:id="291" w:name="_Toc207181767"/>
      <w:bookmarkStart w:id="292" w:name="_Toc207181455"/>
      <w:bookmarkStart w:id="293" w:name="_Toc207181768"/>
      <w:bookmarkStart w:id="294" w:name="_Toc207181456"/>
      <w:bookmarkStart w:id="295" w:name="_Toc207181769"/>
      <w:bookmarkStart w:id="296" w:name="String_Table"/>
      <w:bookmarkStart w:id="297" w:name="_Toc178605437"/>
      <w:bookmarkStart w:id="298" w:name="_Toc178605443"/>
      <w:bookmarkStart w:id="299" w:name="_Toc178605446"/>
      <w:bookmarkStart w:id="300" w:name="_Toc440120276"/>
      <w:bookmarkStart w:id="301" w:name="_Toc440120277"/>
      <w:bookmarkStart w:id="302" w:name="_Toc440120278"/>
      <w:bookmarkStart w:id="303" w:name="_Toc113352458"/>
      <w:bookmarkStart w:id="304" w:name="_Toc113353518"/>
      <w:bookmarkStart w:id="305" w:name="_Toc440120279"/>
      <w:bookmarkStart w:id="306" w:name="_Toc440120284"/>
      <w:bookmarkStart w:id="307" w:name="_Toc440120286"/>
      <w:bookmarkStart w:id="308" w:name="_Toc176577355"/>
      <w:bookmarkStart w:id="309" w:name="_Toc178588498"/>
      <w:bookmarkStart w:id="310" w:name="_Toc178605482"/>
      <w:bookmarkStart w:id="311" w:name="_Toc440120292"/>
      <w:bookmarkStart w:id="312" w:name="_Toc440120293"/>
      <w:bookmarkStart w:id="313" w:name="_Toc440120294"/>
      <w:bookmarkStart w:id="314" w:name="_Toc440120299"/>
      <w:bookmarkStart w:id="315" w:name="_Toc440120301"/>
      <w:bookmarkStart w:id="316" w:name="_Toc440120302"/>
      <w:bookmarkStart w:id="317" w:name="_Toc440120303"/>
      <w:bookmarkStart w:id="318" w:name="_Toc440120304"/>
      <w:bookmarkStart w:id="319" w:name="_Toc440120305"/>
      <w:bookmarkStart w:id="320" w:name="_Toc440120306"/>
      <w:bookmarkStart w:id="321" w:name="_Toc440120307"/>
      <w:bookmarkStart w:id="322" w:name="_Toc440120308"/>
      <w:bookmarkStart w:id="323" w:name="_Toc440120309"/>
      <w:bookmarkStart w:id="324" w:name="_Toc440120311"/>
      <w:bookmarkStart w:id="325" w:name="_Toc440120342"/>
      <w:bookmarkStart w:id="326" w:name="_Toc440120344"/>
      <w:bookmarkStart w:id="327" w:name="_Toc440120345"/>
      <w:bookmarkStart w:id="328" w:name="_Toc440120347"/>
      <w:bookmarkStart w:id="329" w:name="_Toc440120358"/>
      <w:bookmarkStart w:id="330" w:name="_Toc113352470"/>
      <w:bookmarkStart w:id="331" w:name="_Toc113353530"/>
      <w:bookmarkStart w:id="332" w:name="_Toc113352473"/>
      <w:bookmarkStart w:id="333" w:name="_Toc113353533"/>
      <w:bookmarkStart w:id="334" w:name="_Toc440120381"/>
      <w:bookmarkStart w:id="335" w:name="_Toc440120382"/>
      <w:bookmarkStart w:id="336" w:name="_Toc440120383"/>
      <w:bookmarkStart w:id="337" w:name="_Toc440120385"/>
      <w:bookmarkStart w:id="338" w:name="_Toc440113693"/>
      <w:bookmarkStart w:id="339" w:name="_Toc440120388"/>
      <w:bookmarkStart w:id="340" w:name="_Toc440120390"/>
      <w:bookmarkStart w:id="341" w:name="_Toc440120391"/>
      <w:bookmarkStart w:id="342" w:name="_Toc440120395"/>
      <w:bookmarkStart w:id="343" w:name="_Toc440120399"/>
      <w:bookmarkStart w:id="344" w:name="_Toc440120410"/>
      <w:bookmarkStart w:id="345" w:name="_Toc440120411"/>
      <w:bookmarkStart w:id="346" w:name="_Toc440120419"/>
      <w:bookmarkStart w:id="347" w:name="_Toc440120422"/>
      <w:bookmarkStart w:id="348" w:name="_Toc440120423"/>
      <w:bookmarkStart w:id="349" w:name="_Toc440120424"/>
      <w:bookmarkStart w:id="350" w:name="_Toc440120425"/>
      <w:bookmarkStart w:id="351" w:name="_Toc113352484"/>
      <w:bookmarkStart w:id="352" w:name="_Toc113353544"/>
      <w:bookmarkStart w:id="353" w:name="_Toc440120430"/>
      <w:bookmarkStart w:id="354" w:name="_Toc440120432"/>
      <w:bookmarkStart w:id="355" w:name="_Toc440120438"/>
      <w:bookmarkStart w:id="356" w:name="_Toc440120440"/>
      <w:bookmarkStart w:id="357" w:name="_Toc440120445"/>
      <w:bookmarkStart w:id="358" w:name="_Toc113352496"/>
      <w:bookmarkStart w:id="359" w:name="_Toc113353556"/>
      <w:bookmarkStart w:id="360" w:name="_Toc113352499"/>
      <w:bookmarkStart w:id="361" w:name="_Toc113353559"/>
      <w:bookmarkStart w:id="362" w:name="_Toc113352500"/>
      <w:bookmarkStart w:id="363" w:name="_Toc113353560"/>
      <w:bookmarkStart w:id="364" w:name="_Toc440120449"/>
      <w:bookmarkStart w:id="365" w:name="_Toc440120460"/>
      <w:bookmarkStart w:id="366" w:name="_Toc440120491"/>
      <w:bookmarkStart w:id="367" w:name="_Toc440120492"/>
      <w:bookmarkStart w:id="368" w:name="_Toc440120496"/>
      <w:bookmarkStart w:id="369" w:name="_Toc440120498"/>
      <w:bookmarkStart w:id="370" w:name="_Toc440120499"/>
      <w:bookmarkStart w:id="371" w:name="_Toc440120501"/>
      <w:bookmarkStart w:id="372" w:name="_Toc440120510"/>
      <w:bookmarkStart w:id="373" w:name="_Toc440120514"/>
      <w:bookmarkStart w:id="374" w:name="_Toc440120516"/>
      <w:bookmarkStart w:id="375" w:name="_Toc440120520"/>
      <w:bookmarkStart w:id="376" w:name="_Toc440120522"/>
      <w:bookmarkStart w:id="377" w:name="_Toc440120523"/>
      <w:bookmarkStart w:id="378" w:name="_Toc440120524"/>
      <w:bookmarkStart w:id="379" w:name="_Toc440120525"/>
      <w:bookmarkStart w:id="380" w:name="_Toc440120527"/>
      <w:bookmarkStart w:id="381" w:name="_Toc440120528"/>
      <w:bookmarkStart w:id="382" w:name="_Toc440120532"/>
      <w:bookmarkStart w:id="383" w:name="_Toc440120534"/>
      <w:bookmarkStart w:id="384" w:name="_Toc111260589"/>
      <w:bookmarkStart w:id="385" w:name="_Toc440120536"/>
      <w:bookmarkStart w:id="386" w:name="_Toc440120537"/>
      <w:bookmarkStart w:id="387" w:name="_Toc440120539"/>
      <w:bookmarkStart w:id="388" w:name="_Toc440120542"/>
      <w:bookmarkStart w:id="389" w:name="_Toc440120548"/>
      <w:bookmarkStart w:id="390" w:name="_Toc440120550"/>
      <w:bookmarkStart w:id="391" w:name="_Toc440120551"/>
      <w:bookmarkStart w:id="392" w:name="_Toc440120552"/>
      <w:bookmarkStart w:id="393" w:name="_Toc440120559"/>
      <w:bookmarkStart w:id="394" w:name="_Toc440120560"/>
      <w:bookmarkStart w:id="395" w:name="_Toc440120561"/>
      <w:bookmarkStart w:id="396" w:name="_Toc440120562"/>
      <w:bookmarkStart w:id="397" w:name="_Toc440120565"/>
      <w:bookmarkStart w:id="398" w:name="_Toc440120568"/>
      <w:bookmarkStart w:id="399" w:name="_Toc440120571"/>
      <w:bookmarkStart w:id="400" w:name="_Toc440120572"/>
      <w:bookmarkStart w:id="401" w:name="_Toc440120573"/>
      <w:bookmarkStart w:id="402" w:name="_Toc440120574"/>
      <w:bookmarkStart w:id="403" w:name="_Toc440120575"/>
      <w:bookmarkStart w:id="404" w:name="_Toc440120580"/>
      <w:bookmarkStart w:id="405" w:name="_Toc440120582"/>
      <w:bookmarkStart w:id="406" w:name="_Toc440120583"/>
      <w:bookmarkStart w:id="407" w:name="_Toc440120584"/>
      <w:bookmarkStart w:id="408" w:name="_Toc440120588"/>
      <w:bookmarkStart w:id="409" w:name="_Toc440120590"/>
      <w:bookmarkStart w:id="410" w:name="_Toc111021396"/>
      <w:bookmarkStart w:id="411" w:name="_Toc111253264"/>
      <w:bookmarkStart w:id="412" w:name="_Toc111255478"/>
      <w:bookmarkStart w:id="413" w:name="_Toc440120608"/>
      <w:bookmarkStart w:id="414" w:name="_Toc440120610"/>
      <w:bookmarkStart w:id="415" w:name="_Toc440120611"/>
      <w:bookmarkStart w:id="416" w:name="_Toc440120614"/>
      <w:bookmarkStart w:id="417" w:name="_Toc440120615"/>
      <w:bookmarkStart w:id="418" w:name="_Toc440120617"/>
      <w:bookmarkStart w:id="419" w:name="_Toc440120620"/>
      <w:bookmarkStart w:id="420" w:name="_Toc440120621"/>
      <w:bookmarkStart w:id="421" w:name="_Toc440120662"/>
      <w:bookmarkStart w:id="422" w:name="_Toc440120671"/>
      <w:bookmarkStart w:id="423" w:name="_Toc440120672"/>
      <w:bookmarkStart w:id="424" w:name="_Toc440120673"/>
      <w:bookmarkStart w:id="425" w:name="_Toc440120675"/>
      <w:bookmarkStart w:id="426" w:name="_Toc440120682"/>
      <w:bookmarkStart w:id="427" w:name="_Toc440120688"/>
      <w:bookmarkStart w:id="428" w:name="_Toc440120694"/>
      <w:bookmarkStart w:id="429" w:name="_Toc440120698"/>
      <w:bookmarkStart w:id="430" w:name="_Toc440120699"/>
      <w:bookmarkStart w:id="431" w:name="_Toc440120704"/>
      <w:bookmarkStart w:id="432" w:name="_Toc440120706"/>
      <w:bookmarkStart w:id="433" w:name="_Toc440120707"/>
      <w:bookmarkStart w:id="434" w:name="_Toc440120709"/>
      <w:bookmarkStart w:id="435" w:name="_Toc440120722"/>
      <w:bookmarkStart w:id="436" w:name="_Toc440120726"/>
      <w:bookmarkStart w:id="437" w:name="_Toc440120731"/>
      <w:bookmarkStart w:id="438" w:name="_Toc440120736"/>
      <w:bookmarkStart w:id="439" w:name="_Toc440120739"/>
      <w:bookmarkStart w:id="440" w:name="_Toc440120740"/>
      <w:bookmarkStart w:id="441" w:name="_Toc440120741"/>
      <w:bookmarkStart w:id="442" w:name="_Toc440120742"/>
      <w:bookmarkStart w:id="443" w:name="_Toc440120743"/>
      <w:bookmarkStart w:id="444" w:name="_Toc440120747"/>
      <w:bookmarkStart w:id="445" w:name="_Toc440120750"/>
      <w:bookmarkStart w:id="446" w:name="_Toc440120756"/>
      <w:bookmarkStart w:id="447" w:name="_Toc440120762"/>
      <w:bookmarkStart w:id="448" w:name="_Toc440120763"/>
      <w:bookmarkStart w:id="449" w:name="_Toc440120764"/>
      <w:bookmarkStart w:id="450" w:name="_Toc440120771"/>
      <w:bookmarkStart w:id="451" w:name="_Toc440120776"/>
      <w:bookmarkStart w:id="452" w:name="_Toc440120777"/>
      <w:bookmarkStart w:id="453" w:name="_Toc440120778"/>
      <w:bookmarkStart w:id="454" w:name="_Toc440120779"/>
      <w:bookmarkStart w:id="455" w:name="_Toc440120780"/>
      <w:bookmarkStart w:id="456" w:name="_Toc440120781"/>
      <w:bookmarkStart w:id="457" w:name="_Toc440120794"/>
      <w:bookmarkStart w:id="458" w:name="_Toc440120800"/>
      <w:bookmarkStart w:id="459" w:name="_Toc440120804"/>
      <w:bookmarkStart w:id="460" w:name="_Toc440120811"/>
      <w:bookmarkStart w:id="461" w:name="_Toc440120813"/>
      <w:bookmarkStart w:id="462" w:name="_Toc440120814"/>
      <w:bookmarkStart w:id="463" w:name="_Toc440120815"/>
      <w:bookmarkStart w:id="464" w:name="_Toc440120818"/>
      <w:bookmarkStart w:id="465" w:name="_Toc440120842"/>
      <w:bookmarkStart w:id="466" w:name="_Toc440120854"/>
      <w:bookmarkStart w:id="467" w:name="_Toc440120855"/>
      <w:bookmarkStart w:id="468" w:name="_Toc440120860"/>
      <w:bookmarkStart w:id="469" w:name="_Toc440120861"/>
      <w:bookmarkStart w:id="470" w:name="_Toc440120862"/>
      <w:bookmarkStart w:id="471" w:name="_Toc440120863"/>
      <w:bookmarkStart w:id="472" w:name="_Toc440120864"/>
      <w:bookmarkStart w:id="473" w:name="_Toc440120866"/>
      <w:bookmarkStart w:id="474" w:name="_Toc440120870"/>
      <w:bookmarkStart w:id="475" w:name="_Toc440120871"/>
      <w:bookmarkStart w:id="476" w:name="_Toc440120872"/>
      <w:bookmarkStart w:id="477" w:name="_Toc440120873"/>
      <w:bookmarkStart w:id="478" w:name="_Toc113979777"/>
      <w:bookmarkStart w:id="479" w:name="_Toc111260683"/>
      <w:bookmarkStart w:id="480" w:name="_Toc443211883"/>
      <w:bookmarkStart w:id="481" w:name="_Toc443211884"/>
      <w:bookmarkStart w:id="482" w:name="_Toc443211885"/>
      <w:bookmarkStart w:id="483" w:name="_Toc443211886"/>
      <w:bookmarkStart w:id="484" w:name="_Toc443211887"/>
      <w:bookmarkStart w:id="485" w:name="_Toc443211888"/>
      <w:bookmarkStart w:id="486" w:name="_Toc443211889"/>
      <w:bookmarkStart w:id="487" w:name="_Toc443211890"/>
      <w:bookmarkStart w:id="488" w:name="_Toc443211891"/>
      <w:bookmarkStart w:id="489" w:name="_Toc443211892"/>
      <w:bookmarkStart w:id="490" w:name="_Toc443211893"/>
      <w:bookmarkStart w:id="491" w:name="_Toc443211894"/>
      <w:bookmarkStart w:id="492" w:name="_Toc440120877"/>
      <w:bookmarkStart w:id="493" w:name="_Toc440120878"/>
      <w:bookmarkStart w:id="494" w:name="_Toc440120879"/>
      <w:bookmarkStart w:id="495" w:name="_Toc440120881"/>
      <w:bookmarkStart w:id="496" w:name="_Toc440120940"/>
      <w:bookmarkStart w:id="497" w:name="_Toc440120941"/>
      <w:bookmarkStart w:id="498" w:name="_Toc440120942"/>
      <w:bookmarkStart w:id="499" w:name="_Toc440120944"/>
      <w:bookmarkStart w:id="500" w:name="_Toc174790936"/>
      <w:bookmarkStart w:id="501" w:name="_Toc443211895"/>
      <w:bookmarkStart w:id="502" w:name="_Toc443211896"/>
      <w:bookmarkStart w:id="503" w:name="_Toc443211897"/>
      <w:bookmarkStart w:id="504" w:name="_Toc443211898"/>
      <w:bookmarkStart w:id="505" w:name="_Toc443211899"/>
      <w:bookmarkStart w:id="506" w:name="_Toc443211901"/>
      <w:bookmarkStart w:id="507" w:name="_Toc443211909"/>
      <w:bookmarkStart w:id="508" w:name="_Toc443211912"/>
      <w:bookmarkStart w:id="509" w:name="_Toc443211915"/>
      <w:bookmarkStart w:id="510" w:name="_Toc443211926"/>
      <w:bookmarkStart w:id="511" w:name="_Toc443211927"/>
      <w:bookmarkStart w:id="512" w:name="_Toc443211929"/>
      <w:bookmarkStart w:id="513" w:name="_Toc443211931"/>
      <w:bookmarkStart w:id="514" w:name="_Toc443211933"/>
      <w:bookmarkStart w:id="515" w:name="_Toc443211936"/>
      <w:bookmarkStart w:id="516" w:name="_Toc443211942"/>
      <w:bookmarkStart w:id="517" w:name="_Toc443211944"/>
      <w:bookmarkStart w:id="518" w:name="_Toc443211945"/>
      <w:bookmarkStart w:id="519" w:name="_Toc443211946"/>
      <w:bookmarkStart w:id="520" w:name="_Toc443211947"/>
      <w:bookmarkStart w:id="521" w:name="_Toc443211948"/>
      <w:bookmarkStart w:id="522" w:name="_Toc443211949"/>
      <w:bookmarkStart w:id="523" w:name="_Toc443211953"/>
      <w:bookmarkStart w:id="524" w:name="_Toc443211954"/>
      <w:bookmarkStart w:id="525" w:name="_Toc443211955"/>
      <w:bookmarkStart w:id="526" w:name="_Toc443211957"/>
      <w:bookmarkStart w:id="527" w:name="_Toc443211973"/>
      <w:bookmarkStart w:id="528" w:name="_Toc443211976"/>
      <w:bookmarkStart w:id="529" w:name="_Toc443211977"/>
      <w:bookmarkStart w:id="530" w:name="_Toc443211980"/>
      <w:bookmarkStart w:id="531" w:name="_Toc443211996"/>
      <w:bookmarkStart w:id="532" w:name="_Toc443211997"/>
      <w:bookmarkStart w:id="533" w:name="_Toc443211998"/>
      <w:bookmarkStart w:id="534" w:name="_Toc440810919"/>
      <w:bookmarkStart w:id="535" w:name="_Toc127115110"/>
      <w:bookmarkStart w:id="536" w:name="_Toc111261334"/>
      <w:bookmarkStart w:id="537" w:name="_Toc111980937"/>
      <w:bookmarkStart w:id="538" w:name="_Toc113353674"/>
      <w:bookmarkStart w:id="539" w:name="_Toc113776942"/>
      <w:bookmarkStart w:id="540" w:name="_Toc129063220"/>
      <w:bookmarkStart w:id="541" w:name="_Toc104968752"/>
      <w:bookmarkStart w:id="542" w:name="_Toc105501123"/>
      <w:bookmarkStart w:id="543" w:name="_Toc105501619"/>
      <w:bookmarkStart w:id="544" w:name="_Toc106617662"/>
      <w:bookmarkStart w:id="545" w:name="_Toc111021516"/>
      <w:bookmarkStart w:id="546" w:name="_Toc111253396"/>
      <w:bookmarkEnd w:id="28"/>
      <w:bookmarkEnd w:id="29"/>
      <w:bookmarkEnd w:id="30"/>
      <w:bookmarkEnd w:id="31"/>
      <w:bookmarkEnd w:id="32"/>
      <w:bookmarkEnd w:id="33"/>
      <w:bookmarkEnd w:id="34"/>
      <w:bookmarkEnd w:id="35"/>
      <w:bookmarkEnd w:id="36"/>
      <w:bookmarkEnd w:id="37"/>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r>
        <w:lastRenderedPageBreak/>
        <w:t>Example</w:t>
      </w:r>
      <w:r w:rsidRPr="00C67620">
        <w:t xml:space="preserve"> </w:t>
      </w:r>
      <w:r w:rsidR="002F3C72" w:rsidRPr="00C67620">
        <w:t>Web Pages</w:t>
      </w:r>
      <w:bookmarkEnd w:id="534"/>
      <w:bookmarkEnd w:id="535"/>
    </w:p>
    <w:p w14:paraId="52E56223" w14:textId="77777777" w:rsidR="002F3C72" w:rsidRDefault="002F3C72" w:rsidP="002F3C72"/>
    <w:p w14:paraId="59096377" w14:textId="77777777" w:rsidR="009A32E7" w:rsidRDefault="008E56A0" w:rsidP="009A32E7">
      <w:r>
        <w:t xml:space="preserve">The following sample web pages </w:t>
      </w:r>
      <w:r w:rsidR="001F595E">
        <w:t>are for reference in constructing pages that adhere to the requirements of the LXI Specification</w:t>
      </w:r>
      <w:r>
        <w:t xml:space="preserve">.  </w:t>
      </w:r>
      <w:r w:rsidR="009A32E7">
        <w:t xml:space="preserve">The example pages show both blank examples and typical content. These example pages derive from the </w:t>
      </w:r>
      <w:hyperlink r:id="rId18" w:anchor="tabs-5" w:history="1">
        <w:r w:rsidR="009A32E7" w:rsidRPr="00163572">
          <w:rPr>
            <w:rStyle w:val="Hyperlink"/>
          </w:rPr>
          <w:t>LXI Reference Design</w:t>
        </w:r>
      </w:hyperlink>
      <w:r w:rsidR="009A32E7">
        <w:t xml:space="preserve">, as indicated in the upper right of each page.  </w:t>
      </w:r>
    </w:p>
    <w:p w14:paraId="07547A01" w14:textId="77777777" w:rsidR="009A32E7" w:rsidRDefault="009A32E7" w:rsidP="002F3C72"/>
    <w:p w14:paraId="01BCA0B0" w14:textId="77777777" w:rsidR="008E56A0" w:rsidRDefault="009F347B" w:rsidP="002F3C72">
      <w:r>
        <w:t xml:space="preserve">Section 9.10 refers to this document when planning your web pages.  </w:t>
      </w:r>
      <w:r w:rsidR="001F595E">
        <w:t xml:space="preserve">You need not follow the </w:t>
      </w:r>
      <w:r w:rsidR="001F595E" w:rsidRPr="00706640">
        <w:rPr>
          <w:i/>
        </w:rPr>
        <w:t>exact</w:t>
      </w:r>
      <w:r w:rsidR="001F595E">
        <w:t xml:space="preserve"> format, colors, or layout</w:t>
      </w:r>
      <w:r w:rsidR="009A32E7">
        <w:t xml:space="preserve"> shown in the example pages</w:t>
      </w:r>
      <w:r w:rsidR="001F595E">
        <w:t xml:space="preserve">.  Your final web pages should contain the </w:t>
      </w:r>
      <w:r w:rsidR="001F595E" w:rsidRPr="003F66CF">
        <w:rPr>
          <w:b/>
          <w:i/>
        </w:rPr>
        <w:t>required content</w:t>
      </w:r>
      <w:r w:rsidR="001F595E">
        <w:t>, as indicated in the various headings on each of the example web pages.  You may follow your company’s guidelines for format, colors, or layout.</w:t>
      </w:r>
    </w:p>
    <w:p w14:paraId="5043CB0F" w14:textId="77777777" w:rsidR="00FE7C18" w:rsidRDefault="00FE7C18" w:rsidP="002F3C72"/>
    <w:p w14:paraId="3FCE4425" w14:textId="77777777" w:rsidR="00FE7C18" w:rsidRDefault="00000925" w:rsidP="00FE7C18">
      <w:r>
        <w:t>For example, here are a couple of Vendor Welcome Pages using</w:t>
      </w:r>
      <w:r w:rsidR="00FE7C18">
        <w:t xml:space="preserve"> </w:t>
      </w:r>
      <w:r>
        <w:t>V</w:t>
      </w:r>
      <w:r w:rsidR="00FE7C18">
        <w:t>endor colors, layout, etc.</w:t>
      </w:r>
    </w:p>
    <w:p w14:paraId="07459315" w14:textId="77777777" w:rsidR="00FE7C18" w:rsidRDefault="00FE7C18" w:rsidP="002F3C72"/>
    <w:p w14:paraId="6537F28F" w14:textId="77777777" w:rsidR="00FE7C18" w:rsidRDefault="00FE7C18" w:rsidP="002F3C72"/>
    <w:p w14:paraId="6E00850B" w14:textId="77777777" w:rsidR="00FE7C18" w:rsidRDefault="00FE7C18" w:rsidP="002F3C72">
      <w:r>
        <w:rPr>
          <w:noProof/>
        </w:rPr>
        <w:drawing>
          <wp:anchor distT="0" distB="0" distL="114300" distR="114300" simplePos="0" relativeHeight="251658242" behindDoc="0" locked="0" layoutInCell="1" allowOverlap="1" wp14:anchorId="6FD57794" wp14:editId="6B596345">
            <wp:simplePos x="0" y="0"/>
            <wp:positionH relativeFrom="column">
              <wp:posOffset>18415</wp:posOffset>
            </wp:positionH>
            <wp:positionV relativeFrom="paragraph">
              <wp:posOffset>12700</wp:posOffset>
            </wp:positionV>
            <wp:extent cx="3169920" cy="2273935"/>
            <wp:effectExtent l="0" t="0" r="0" b="0"/>
            <wp:wrapNone/>
            <wp:docPr id="13" name="Picture 13" descr="Image result for lxi instrument web pag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xi instrument web page images"/>
                    <pic:cNvPicPr>
                      <a:picLocks noChangeAspect="1" noChangeArrowheads="1"/>
                    </pic:cNvPicPr>
                  </pic:nvPicPr>
                  <pic:blipFill rotWithShape="1">
                    <a:blip r:embed="rId19">
                      <a:extLst>
                        <a:ext uri="{28A0092B-C50C-407E-A947-70E740481C1C}">
                          <a14:useLocalDpi xmlns:a14="http://schemas.microsoft.com/office/drawing/2010/main" val="0"/>
                        </a:ext>
                      </a:extLst>
                    </a:blip>
                    <a:srcRect l="144" t="224" r="561" b="4708"/>
                    <a:stretch/>
                  </pic:blipFill>
                  <pic:spPr bwMode="auto">
                    <a:xfrm>
                      <a:off x="0" y="0"/>
                      <a:ext cx="3169920" cy="22739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FB9E20" w14:textId="77777777" w:rsidR="00FE7C18" w:rsidRDefault="00FE7C18" w:rsidP="002F3C72"/>
    <w:p w14:paraId="70DF9E56" w14:textId="77777777" w:rsidR="00FE7C18" w:rsidRDefault="00FE7C18" w:rsidP="002F3C72"/>
    <w:p w14:paraId="07A8FA01" w14:textId="77777777" w:rsidR="00FE7C18" w:rsidRDefault="00FE7C18" w:rsidP="002F3C72">
      <w:r>
        <w:rPr>
          <w:noProof/>
        </w:rPr>
        <w:drawing>
          <wp:anchor distT="0" distB="0" distL="114300" distR="114300" simplePos="0" relativeHeight="251658243" behindDoc="0" locked="0" layoutInCell="1" allowOverlap="1" wp14:anchorId="5F424DAB" wp14:editId="0DAA7FDA">
            <wp:simplePos x="0" y="0"/>
            <wp:positionH relativeFrom="column">
              <wp:posOffset>2797810</wp:posOffset>
            </wp:positionH>
            <wp:positionV relativeFrom="paragraph">
              <wp:posOffset>88900</wp:posOffset>
            </wp:positionV>
            <wp:extent cx="3249930" cy="2736850"/>
            <wp:effectExtent l="0" t="0" r="7620" b="6350"/>
            <wp:wrapNone/>
            <wp:docPr id="12" name="Picture 12" descr="Image result for lxi instrument web pag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lxi instrument web page imag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49930" cy="2736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871BC" w14:textId="77777777" w:rsidR="00FE7C18" w:rsidRDefault="00FE7C18" w:rsidP="002F3C72"/>
    <w:p w14:paraId="144A5D23" w14:textId="77777777" w:rsidR="00FE7C18" w:rsidRDefault="00FE7C18" w:rsidP="002F3C72"/>
    <w:p w14:paraId="738610EB" w14:textId="77777777" w:rsidR="00FE7C18" w:rsidRDefault="00FE7C18" w:rsidP="002F3C72"/>
    <w:p w14:paraId="637805D2" w14:textId="77777777" w:rsidR="00FE7C18" w:rsidRDefault="00FE7C18" w:rsidP="002F3C72"/>
    <w:p w14:paraId="463F29E8" w14:textId="77777777" w:rsidR="00FE7C18" w:rsidRDefault="00FE7C18" w:rsidP="002F3C72"/>
    <w:p w14:paraId="3B7B4B86" w14:textId="77777777" w:rsidR="00FE7C18" w:rsidRDefault="00FE7C18" w:rsidP="002F3C72"/>
    <w:p w14:paraId="3A0FF5F2" w14:textId="77777777" w:rsidR="00FE7C18" w:rsidRDefault="00FE7C18" w:rsidP="002F3C72"/>
    <w:p w14:paraId="5630AD66" w14:textId="77777777" w:rsidR="00FE7C18" w:rsidRDefault="00FE7C18" w:rsidP="002F3C72"/>
    <w:p w14:paraId="61829076" w14:textId="77777777" w:rsidR="00FE7C18" w:rsidRDefault="00FE7C18" w:rsidP="002F3C72"/>
    <w:p w14:paraId="2BA226A1" w14:textId="77777777" w:rsidR="00FE7C18" w:rsidRDefault="00FE7C18" w:rsidP="002F3C72"/>
    <w:p w14:paraId="17AD93B2" w14:textId="77777777" w:rsidR="00FE7C18" w:rsidRDefault="00FE7C18" w:rsidP="002F3C72"/>
    <w:p w14:paraId="0DE4B5B7" w14:textId="77777777" w:rsidR="00FE7C18" w:rsidRDefault="00FE7C18" w:rsidP="002F3C72"/>
    <w:p w14:paraId="66204FF1" w14:textId="77777777" w:rsidR="00FE7C18" w:rsidRDefault="00FE7C18" w:rsidP="002F3C72"/>
    <w:p w14:paraId="2DBF0D7D" w14:textId="77777777" w:rsidR="00FE7C18" w:rsidRDefault="00FE7C18" w:rsidP="002F3C72"/>
    <w:p w14:paraId="6B62F1B3" w14:textId="77777777" w:rsidR="00FE7C18" w:rsidRDefault="00FE7C18" w:rsidP="002F3C72"/>
    <w:p w14:paraId="02F2C34E" w14:textId="77777777" w:rsidR="00FE7C18" w:rsidRDefault="00FE7C18" w:rsidP="002F3C72"/>
    <w:p w14:paraId="680A4E5D" w14:textId="77777777" w:rsidR="00FE7C18" w:rsidRDefault="00FE7C18" w:rsidP="002F3C72"/>
    <w:p w14:paraId="19219836" w14:textId="77777777" w:rsidR="00FE7C18" w:rsidRDefault="00FE7C18" w:rsidP="002F3C72"/>
    <w:p w14:paraId="296FEF7D" w14:textId="77777777" w:rsidR="00FE7C18" w:rsidRDefault="00FE7C18" w:rsidP="002F3C72"/>
    <w:p w14:paraId="7194DBDC" w14:textId="77777777" w:rsidR="001F595E" w:rsidRDefault="001F595E" w:rsidP="002F3C72"/>
    <w:p w14:paraId="10F3484A" w14:textId="77777777" w:rsidR="008E56A0" w:rsidRDefault="001F595E" w:rsidP="002F3C72">
      <w:r>
        <w:t xml:space="preserve">The LXI Device Specification and the various LXI Extended Function documents detail the content required for these pages.  </w:t>
      </w:r>
    </w:p>
    <w:p w14:paraId="769D0D3C" w14:textId="77777777" w:rsidR="008E56A0" w:rsidRDefault="008E56A0" w:rsidP="002F3C72"/>
    <w:p w14:paraId="54CD245A" w14:textId="77777777" w:rsidR="00000925" w:rsidRDefault="00000925" w:rsidP="002F3C72">
      <w:pPr>
        <w:rPr>
          <w:rStyle w:val="Heading2Char2"/>
        </w:rPr>
      </w:pPr>
    </w:p>
    <w:p w14:paraId="1231BE67" w14:textId="77777777" w:rsidR="00000925" w:rsidRDefault="00000925" w:rsidP="002F3C72">
      <w:pPr>
        <w:rPr>
          <w:rStyle w:val="Heading2Char2"/>
        </w:rPr>
      </w:pPr>
    </w:p>
    <w:p w14:paraId="36FEB5B0" w14:textId="77777777" w:rsidR="00000925" w:rsidRDefault="00000925" w:rsidP="002F3C72">
      <w:pPr>
        <w:rPr>
          <w:rStyle w:val="Heading2Char2"/>
        </w:rPr>
      </w:pPr>
    </w:p>
    <w:p w14:paraId="30D7AA69" w14:textId="77777777" w:rsidR="00000925" w:rsidRDefault="00000925" w:rsidP="002F3C72">
      <w:pPr>
        <w:rPr>
          <w:rStyle w:val="Heading2Char2"/>
        </w:rPr>
      </w:pPr>
    </w:p>
    <w:p w14:paraId="7196D064" w14:textId="77777777" w:rsidR="00000925" w:rsidRDefault="00000925" w:rsidP="002F3C72">
      <w:pPr>
        <w:rPr>
          <w:rStyle w:val="Heading2Char2"/>
        </w:rPr>
      </w:pPr>
    </w:p>
    <w:p w14:paraId="34FF1C98" w14:textId="77777777" w:rsidR="00000925" w:rsidRDefault="00000925" w:rsidP="002F3C72">
      <w:pPr>
        <w:rPr>
          <w:rStyle w:val="Heading2Char2"/>
        </w:rPr>
      </w:pPr>
    </w:p>
    <w:p w14:paraId="6D072C0D" w14:textId="77777777" w:rsidR="00000925" w:rsidRDefault="00000925" w:rsidP="002F3C72">
      <w:pPr>
        <w:rPr>
          <w:rStyle w:val="Heading2Char2"/>
        </w:rPr>
      </w:pPr>
    </w:p>
    <w:p w14:paraId="48A21919" w14:textId="77777777" w:rsidR="00000925" w:rsidRDefault="00000925" w:rsidP="002F3C72">
      <w:pPr>
        <w:rPr>
          <w:rStyle w:val="Heading2Char2"/>
        </w:rPr>
      </w:pPr>
    </w:p>
    <w:p w14:paraId="6BD18F9B" w14:textId="77777777" w:rsidR="00000925" w:rsidRDefault="00000925" w:rsidP="002F3C72">
      <w:pPr>
        <w:rPr>
          <w:rStyle w:val="Heading2Char2"/>
        </w:rPr>
      </w:pPr>
    </w:p>
    <w:p w14:paraId="238601FE" w14:textId="77777777" w:rsidR="00000925" w:rsidRDefault="00000925" w:rsidP="002F3C72">
      <w:pPr>
        <w:rPr>
          <w:rStyle w:val="Heading2Char2"/>
        </w:rPr>
      </w:pPr>
    </w:p>
    <w:p w14:paraId="34D78B1A" w14:textId="77777777" w:rsidR="008E56A0" w:rsidRDefault="008E56A0" w:rsidP="002F3C72">
      <w:bookmarkStart w:id="547" w:name="_Toc127115111"/>
      <w:r w:rsidRPr="007D6BFD">
        <w:rPr>
          <w:rStyle w:val="Heading2Char2"/>
        </w:rPr>
        <w:lastRenderedPageBreak/>
        <w:t xml:space="preserve">LXI Instrument </w:t>
      </w:r>
      <w:r w:rsidR="009F347B">
        <w:rPr>
          <w:rStyle w:val="Heading2Char2"/>
        </w:rPr>
        <w:t>Welcome</w:t>
      </w:r>
      <w:r w:rsidR="009F347B" w:rsidRPr="007D6BFD">
        <w:rPr>
          <w:rStyle w:val="Heading2Char2"/>
        </w:rPr>
        <w:t xml:space="preserve"> </w:t>
      </w:r>
      <w:r w:rsidRPr="007D6BFD">
        <w:rPr>
          <w:rStyle w:val="Heading2Char2"/>
        </w:rPr>
        <w:t>Page</w:t>
      </w:r>
      <w:bookmarkEnd w:id="547"/>
      <w:r>
        <w:t xml:space="preserve"> </w:t>
      </w:r>
    </w:p>
    <w:p w14:paraId="0F3CABC7" w14:textId="77777777" w:rsidR="001F595E" w:rsidRDefault="001F595E" w:rsidP="002F3C72"/>
    <w:p w14:paraId="15221160" w14:textId="3A5F4D8B" w:rsidR="009C40CC" w:rsidRDefault="001F595E" w:rsidP="002F3C72">
      <w:pPr>
        <w:rPr>
          <w:ins w:id="548" w:author="John Ryland" w:date="2022-10-19T13:26:00Z"/>
        </w:rPr>
      </w:pPr>
      <w:r>
        <w:t xml:space="preserve">The </w:t>
      </w:r>
      <w:r w:rsidR="009F347B">
        <w:t xml:space="preserve">Welcome </w:t>
      </w:r>
      <w:r>
        <w:t xml:space="preserve">Page of the LXI Device </w:t>
      </w:r>
      <w:r w:rsidR="00D71E59">
        <w:t xml:space="preserve">is accessed </w:t>
      </w:r>
      <w:r>
        <w:t>by entering the IP Address or Hostname into an Internet Browser.</w:t>
      </w:r>
      <w:r w:rsidR="0063783A">
        <w:t xml:space="preserve">  </w:t>
      </w:r>
      <w:r w:rsidR="009F347B">
        <w:t>Section 9.2 in the LXI Device Specification addresses the</w:t>
      </w:r>
      <w:r w:rsidR="009C40CC">
        <w:t xml:space="preserve"> required</w:t>
      </w:r>
      <w:r w:rsidR="009F347B">
        <w:t xml:space="preserve"> content.  </w:t>
      </w:r>
      <w:r w:rsidR="0063783A">
        <w:t xml:space="preserve">Notice the links on the left in the image below.  </w:t>
      </w:r>
      <w:r w:rsidR="00D71E59">
        <w:t xml:space="preserve">Those links point to </w:t>
      </w:r>
      <w:r w:rsidR="0063783A">
        <w:t xml:space="preserve">additional pages </w:t>
      </w:r>
      <w:r w:rsidR="00D71E59">
        <w:t xml:space="preserve">of which some are </w:t>
      </w:r>
      <w:r w:rsidR="009C40CC">
        <w:t xml:space="preserve">required for all </w:t>
      </w:r>
      <w:r w:rsidR="00D71E59">
        <w:t xml:space="preserve">LXI </w:t>
      </w:r>
      <w:r w:rsidR="009C40CC">
        <w:t>Devices</w:t>
      </w:r>
      <w:r w:rsidR="00D71E59">
        <w:t xml:space="preserve">.  For example, </w:t>
      </w:r>
      <w:r w:rsidR="009C40CC">
        <w:t xml:space="preserve">all LXI Devices must provide a </w:t>
      </w:r>
      <w:r w:rsidR="00D71E59">
        <w:t>LAN Configuration</w:t>
      </w:r>
      <w:r w:rsidR="009C40CC">
        <w:t xml:space="preserve"> and Security</w:t>
      </w:r>
      <w:r w:rsidR="00D71E59">
        <w:t xml:space="preserve"> page</w:t>
      </w:r>
      <w:r w:rsidR="009C40CC">
        <w:t xml:space="preserve">.  Others, such as Logging and LAN Events in this example, are required when implementing </w:t>
      </w:r>
      <w:r w:rsidR="0063783A">
        <w:t xml:space="preserve">various LXI Extended Functions.  </w:t>
      </w:r>
      <w:r w:rsidR="00D71E59">
        <w:t xml:space="preserve"> </w:t>
      </w:r>
    </w:p>
    <w:p w14:paraId="752E8EC1" w14:textId="57B0BBB8" w:rsidR="00E57CF3" w:rsidRDefault="00E57CF3" w:rsidP="002F3C72">
      <w:pPr>
        <w:rPr>
          <w:ins w:id="549" w:author="John Ryland" w:date="2022-10-19T13:26:00Z"/>
        </w:rPr>
      </w:pPr>
    </w:p>
    <w:p w14:paraId="321E6892" w14:textId="68C900FC" w:rsidR="00E57CF3" w:rsidRDefault="00E57CF3" w:rsidP="002F3C72">
      <w:ins w:id="550" w:author="John Ryland" w:date="2022-10-19T13:27:00Z">
        <w:r>
          <w:rPr>
            <w:noProof/>
          </w:rPr>
          <w:drawing>
            <wp:inline distT="0" distB="0" distL="0" distR="0" wp14:anchorId="0237AA47" wp14:editId="22B132A5">
              <wp:extent cx="5486400" cy="213360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2133600"/>
                      </a:xfrm>
                      <a:prstGeom prst="rect">
                        <a:avLst/>
                      </a:prstGeom>
                    </pic:spPr>
                  </pic:pic>
                </a:graphicData>
              </a:graphic>
            </wp:inline>
          </w:drawing>
        </w:r>
      </w:ins>
    </w:p>
    <w:p w14:paraId="5B08B5D1" w14:textId="77777777" w:rsidR="00AE1EA0" w:rsidRDefault="00AE1EA0" w:rsidP="002F3C72"/>
    <w:p w14:paraId="16DEB4AB" w14:textId="38D1CB33" w:rsidR="00AE1EA0" w:rsidRDefault="00000925" w:rsidP="002F3C72">
      <w:pPr>
        <w:rPr>
          <w:noProof/>
        </w:rPr>
      </w:pPr>
      <w:del w:id="551" w:author="John Ryland" w:date="2022-10-19T13:27:00Z">
        <w:r w:rsidRPr="008E56A0" w:rsidDel="004C47B2">
          <w:rPr>
            <w:noProof/>
          </w:rPr>
          <w:drawing>
            <wp:inline distT="0" distB="0" distL="0" distR="0" wp14:anchorId="60F782CB" wp14:editId="7EED4654">
              <wp:extent cx="5867061" cy="2574152"/>
              <wp:effectExtent l="0" t="0" r="635" b="0"/>
              <wp:docPr id="11" name="Picture 2" descr="C:\Users\Funovation\Documents\LXI\Contract Work 2016\LXI 1.5 Specification Changes\New LXI 1.5 Docs\Aug_Editorial_Documents\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Funovation\Documents\LXI\Contract Work 2016\LXI 1.5 Specification Changes\New LXI 1.5 Docs\Aug_Editorial_Documents\homePage.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63" r="774" b="43173"/>
                      <a:stretch/>
                    </pic:blipFill>
                    <pic:spPr bwMode="auto">
                      <a:xfrm>
                        <a:off x="0" y="0"/>
                        <a:ext cx="5877057" cy="2578538"/>
                      </a:xfrm>
                      <a:prstGeom prst="rect">
                        <a:avLst/>
                      </a:prstGeom>
                      <a:noFill/>
                      <a:ln>
                        <a:noFill/>
                      </a:ln>
                      <a:extLst>
                        <a:ext uri="{53640926-AAD7-44D8-BBD7-CCE9431645EC}">
                          <a14:shadowObscured xmlns:a14="http://schemas.microsoft.com/office/drawing/2010/main"/>
                        </a:ext>
                      </a:extLst>
                    </pic:spPr>
                  </pic:pic>
                </a:graphicData>
              </a:graphic>
            </wp:inline>
          </w:drawing>
        </w:r>
      </w:del>
    </w:p>
    <w:p w14:paraId="0AD9C6F4" w14:textId="77777777" w:rsidR="00AE1EA0" w:rsidRDefault="00AE1EA0" w:rsidP="002F3C72">
      <w:pPr>
        <w:rPr>
          <w:noProof/>
        </w:rPr>
      </w:pPr>
    </w:p>
    <w:p w14:paraId="28F71604" w14:textId="77777777" w:rsidR="00AE1EA0" w:rsidRPr="00FC2F3C" w:rsidRDefault="009C40CC" w:rsidP="00FC2F3C">
      <w:pPr>
        <w:jc w:val="center"/>
        <w:rPr>
          <w:b/>
          <w:noProof/>
        </w:rPr>
      </w:pPr>
      <w:r w:rsidRPr="00FC2F3C">
        <w:rPr>
          <w:b/>
          <w:noProof/>
        </w:rPr>
        <w:t>Blank LXI Welcome Page</w:t>
      </w:r>
    </w:p>
    <w:p w14:paraId="4B1F511A" w14:textId="56868FD2" w:rsidR="00AE1EA0" w:rsidRDefault="00AE1EA0" w:rsidP="002F3C72">
      <w:pPr>
        <w:rPr>
          <w:ins w:id="552" w:author="John Ryland" w:date="2022-10-19T13:28:00Z"/>
          <w:noProof/>
        </w:rPr>
      </w:pPr>
    </w:p>
    <w:p w14:paraId="03484475" w14:textId="4A5A1C62" w:rsidR="00D26145" w:rsidRDefault="00D26145" w:rsidP="002F3C72">
      <w:pPr>
        <w:rPr>
          <w:ins w:id="553" w:author="John Ryland" w:date="2022-10-19T13:28:00Z"/>
          <w:noProof/>
        </w:rPr>
      </w:pPr>
    </w:p>
    <w:p w14:paraId="7DFFBBE2" w14:textId="77777777" w:rsidR="00D26145" w:rsidRDefault="00D26145" w:rsidP="002F3C72">
      <w:pPr>
        <w:rPr>
          <w:noProof/>
        </w:rPr>
      </w:pPr>
    </w:p>
    <w:p w14:paraId="5F716B1A" w14:textId="501E1DDE" w:rsidR="00D26145" w:rsidRDefault="00D26145" w:rsidP="002F3C72">
      <w:pPr>
        <w:rPr>
          <w:ins w:id="554" w:author="John Ryland" w:date="2022-10-19T13:28:00Z"/>
          <w:noProof/>
        </w:rPr>
      </w:pPr>
      <w:ins w:id="555" w:author="John Ryland" w:date="2022-10-19T13:28:00Z">
        <w:r>
          <w:rPr>
            <w:noProof/>
          </w:rPr>
          <w:drawing>
            <wp:inline distT="0" distB="0" distL="0" distR="0" wp14:anchorId="2E6C9FD9" wp14:editId="0B206E87">
              <wp:extent cx="5486400" cy="264858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2648585"/>
                      </a:xfrm>
                      <a:prstGeom prst="rect">
                        <a:avLst/>
                      </a:prstGeom>
                    </pic:spPr>
                  </pic:pic>
                </a:graphicData>
              </a:graphic>
            </wp:inline>
          </w:drawing>
        </w:r>
      </w:ins>
    </w:p>
    <w:p w14:paraId="65F9C3DC" w14:textId="479A2081" w:rsidR="00AE1EA0" w:rsidRDefault="00000925" w:rsidP="002F3C72">
      <w:pPr>
        <w:rPr>
          <w:noProof/>
        </w:rPr>
      </w:pPr>
      <w:del w:id="556" w:author="John Ryland" w:date="2022-10-19T13:28:00Z">
        <w:r w:rsidDel="00C61BC0">
          <w:rPr>
            <w:noProof/>
          </w:rPr>
          <w:drawing>
            <wp:inline distT="0" distB="0" distL="0" distR="0" wp14:anchorId="44598D48" wp14:editId="7EDDC781">
              <wp:extent cx="5824372" cy="3588444"/>
              <wp:effectExtent l="0" t="0" r="5080" b="0"/>
              <wp:docPr id="10" name="Picture 10" descr="C:\Users\Funovation\Documents\LXI\Contract Work 2017\Revision of LXI Standard\Example Material\screenshots\Lxi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novation\Documents\LXI\Contract Work 2017\Revision of LXI Standard\Example Material\screenshots\LxiHomeP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4844" cy="3588735"/>
                      </a:xfrm>
                      <a:prstGeom prst="rect">
                        <a:avLst/>
                      </a:prstGeom>
                      <a:noFill/>
                      <a:ln>
                        <a:noFill/>
                      </a:ln>
                    </pic:spPr>
                  </pic:pic>
                </a:graphicData>
              </a:graphic>
            </wp:inline>
          </w:drawing>
        </w:r>
      </w:del>
    </w:p>
    <w:p w14:paraId="2D28D150" w14:textId="77777777" w:rsidR="009C40CC" w:rsidRPr="00881756" w:rsidRDefault="009C40CC" w:rsidP="009C40CC">
      <w:pPr>
        <w:jc w:val="center"/>
        <w:rPr>
          <w:b/>
          <w:noProof/>
        </w:rPr>
      </w:pPr>
      <w:r>
        <w:rPr>
          <w:b/>
          <w:noProof/>
        </w:rPr>
        <w:t>Example</w:t>
      </w:r>
      <w:r w:rsidRPr="00881756">
        <w:rPr>
          <w:b/>
          <w:noProof/>
        </w:rPr>
        <w:t xml:space="preserve"> LXI Welcome Page</w:t>
      </w:r>
    </w:p>
    <w:p w14:paraId="5023141B" w14:textId="77777777" w:rsidR="009C40CC" w:rsidRDefault="009C40CC" w:rsidP="002F3C72">
      <w:pPr>
        <w:rPr>
          <w:noProof/>
        </w:rPr>
      </w:pPr>
    </w:p>
    <w:p w14:paraId="1F3B1409" w14:textId="77777777" w:rsidR="00FE7C18" w:rsidRDefault="00FE7C18" w:rsidP="002F3C72">
      <w:pPr>
        <w:rPr>
          <w:noProof/>
        </w:rPr>
      </w:pPr>
    </w:p>
    <w:p w14:paraId="562C75D1" w14:textId="77777777" w:rsidR="00FE7C18" w:rsidRDefault="00FE7C18" w:rsidP="002F3C72">
      <w:pPr>
        <w:rPr>
          <w:noProof/>
        </w:rPr>
      </w:pPr>
    </w:p>
    <w:p w14:paraId="664355AD" w14:textId="77777777" w:rsidR="00212E06" w:rsidRDefault="00212E06" w:rsidP="002F3C72"/>
    <w:p w14:paraId="1BB329DB" w14:textId="77777777" w:rsidR="001F595E" w:rsidRDefault="001F595E" w:rsidP="001F595E">
      <w:bookmarkStart w:id="557" w:name="_Toc127115112"/>
      <w:r w:rsidRPr="00212836">
        <w:rPr>
          <w:rStyle w:val="Heading2Char2"/>
        </w:rPr>
        <w:t xml:space="preserve">LXI </w:t>
      </w:r>
      <w:r>
        <w:rPr>
          <w:rStyle w:val="Heading2Char2"/>
        </w:rPr>
        <w:t>LAN Configuration Page</w:t>
      </w:r>
      <w:bookmarkEnd w:id="557"/>
      <w:r>
        <w:t xml:space="preserve"> </w:t>
      </w:r>
    </w:p>
    <w:p w14:paraId="1A965116" w14:textId="77777777" w:rsidR="001F595E" w:rsidRDefault="001F595E" w:rsidP="001F595E"/>
    <w:p w14:paraId="7A967E35" w14:textId="77777777" w:rsidR="008E56A0" w:rsidRDefault="0063783A" w:rsidP="001F595E">
      <w:r>
        <w:t xml:space="preserve">The following show examples of LAN </w:t>
      </w:r>
      <w:r w:rsidR="00DE25FF">
        <w:t>C</w:t>
      </w:r>
      <w:r>
        <w:t>onfiguration for both IPv4 and IPv6.</w:t>
      </w:r>
      <w:r w:rsidR="009F347B">
        <w:t xml:space="preserve">  Section 9.5 of the LXI Device Specification addresses the content for IPv4.  Section 21.11 of the LXI Extended Function IPv6 addresses its content requirements.</w:t>
      </w:r>
    </w:p>
    <w:p w14:paraId="7DF4E37C" w14:textId="77777777" w:rsidR="0063783A" w:rsidRDefault="0063783A" w:rsidP="001F595E"/>
    <w:p w14:paraId="44FB30F8" w14:textId="74C3AFD4" w:rsidR="0063783A" w:rsidRDefault="0063783A" w:rsidP="007D6BFD">
      <w:pPr>
        <w:jc w:val="center"/>
        <w:rPr>
          <w:ins w:id="558" w:author="John Ryland" w:date="2022-10-19T13:29:00Z"/>
        </w:rPr>
      </w:pPr>
      <w:r w:rsidRPr="0063783A">
        <w:rPr>
          <w:noProof/>
        </w:rPr>
        <w:drawing>
          <wp:inline distT="0" distB="0" distL="0" distR="0" wp14:anchorId="7E1EB423" wp14:editId="7AF1AB61">
            <wp:extent cx="5410200" cy="2924175"/>
            <wp:effectExtent l="0" t="0" r="0" b="9525"/>
            <wp:docPr id="2050" name="Picture 2" descr="C:\Users\Funovation\Documents\LXI\Contract Work 2016\LXI 1.5 Specification Changes\New LXI 1.5 Docs\Aug_Editorial_Documents\ipv4Config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Funovation\Documents\LXI\Contract Work 2016\LXI 1.5 Specification Changes\New LXI 1.5 Docs\Aug_Editorial_Documents\ipv4ConfigPage.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28946"/>
                    <a:stretch/>
                  </pic:blipFill>
                  <pic:spPr bwMode="auto">
                    <a:xfrm>
                      <a:off x="0" y="0"/>
                      <a:ext cx="5418007" cy="2928395"/>
                    </a:xfrm>
                    <a:prstGeom prst="rect">
                      <a:avLst/>
                    </a:prstGeom>
                    <a:noFill/>
                    <a:ln>
                      <a:noFill/>
                    </a:ln>
                    <a:extLst>
                      <a:ext uri="{53640926-AAD7-44D8-BBD7-CCE9431645EC}">
                        <a14:shadowObscured xmlns:a14="http://schemas.microsoft.com/office/drawing/2010/main"/>
                      </a:ext>
                    </a:extLst>
                  </pic:spPr>
                </pic:pic>
              </a:graphicData>
            </a:graphic>
          </wp:inline>
        </w:drawing>
      </w:r>
    </w:p>
    <w:p w14:paraId="123D4D5B" w14:textId="4CD7C4A9" w:rsidR="00C61BC0" w:rsidRDefault="00C61BC0" w:rsidP="007D6BFD">
      <w:pPr>
        <w:jc w:val="center"/>
        <w:rPr>
          <w:ins w:id="559" w:author="John Ryland" w:date="2022-10-19T13:29:00Z"/>
        </w:rPr>
      </w:pPr>
    </w:p>
    <w:p w14:paraId="0CA05493" w14:textId="10DD0120" w:rsidR="00EA0EA7" w:rsidRDefault="00EA0EA7" w:rsidP="007D6BFD">
      <w:pPr>
        <w:jc w:val="center"/>
      </w:pPr>
      <w:ins w:id="560" w:author="John Ryland" w:date="2022-10-19T13:29:00Z">
        <w:r>
          <w:rPr>
            <w:noProof/>
          </w:rPr>
          <w:drawing>
            <wp:inline distT="0" distB="0" distL="0" distR="0" wp14:anchorId="0980F295" wp14:editId="102DB3E2">
              <wp:extent cx="5486400" cy="2945765"/>
              <wp:effectExtent l="0" t="0" r="0" b="698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2945765"/>
                      </a:xfrm>
                      <a:prstGeom prst="rect">
                        <a:avLst/>
                      </a:prstGeom>
                    </pic:spPr>
                  </pic:pic>
                </a:graphicData>
              </a:graphic>
            </wp:inline>
          </w:drawing>
        </w:r>
      </w:ins>
    </w:p>
    <w:p w14:paraId="1DA6542E" w14:textId="77777777" w:rsidR="0063783A" w:rsidRDefault="0063783A" w:rsidP="00FC2F3C"/>
    <w:p w14:paraId="3041E394" w14:textId="76F86364" w:rsidR="0063783A" w:rsidRDefault="0063783A" w:rsidP="007D6BFD">
      <w:pPr>
        <w:jc w:val="center"/>
      </w:pPr>
      <w:del w:id="561" w:author="John Ryland" w:date="2022-10-19T13:29:00Z">
        <w:r w:rsidRPr="0063783A" w:rsidDel="00C61BC0">
          <w:rPr>
            <w:noProof/>
          </w:rPr>
          <w:drawing>
            <wp:inline distT="0" distB="0" distL="0" distR="0" wp14:anchorId="2448B46E" wp14:editId="3209ECCA">
              <wp:extent cx="5438775" cy="2971800"/>
              <wp:effectExtent l="0" t="0" r="0" b="0"/>
              <wp:docPr id="3074" name="Picture 2" descr="C:\Users\Funovation\Documents\LXI\Contract Work 2016\LXI 1.5 Specification Changes\New LXI 1.5 Docs\Aug_Editorial_Documents\ipv6Config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Users\Funovation\Documents\LXI\Contract Work 2016\LXI 1.5 Specification Changes\New LXI 1.5 Docs\Aug_Editorial_Documents\ipv6ConfigPage.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 b="28310"/>
                      <a:stretch/>
                    </pic:blipFill>
                    <pic:spPr bwMode="auto">
                      <a:xfrm>
                        <a:off x="0" y="0"/>
                        <a:ext cx="5452138" cy="2979102"/>
                      </a:xfrm>
                      <a:prstGeom prst="rect">
                        <a:avLst/>
                      </a:prstGeom>
                      <a:noFill/>
                      <a:ln>
                        <a:noFill/>
                      </a:ln>
                      <a:extLst>
                        <a:ext uri="{53640926-AAD7-44D8-BBD7-CCE9431645EC}">
                          <a14:shadowObscured xmlns:a14="http://schemas.microsoft.com/office/drawing/2010/main"/>
                        </a:ext>
                      </a:extLst>
                    </pic:spPr>
                  </pic:pic>
                </a:graphicData>
              </a:graphic>
            </wp:inline>
          </w:drawing>
        </w:r>
      </w:del>
    </w:p>
    <w:p w14:paraId="72876EA9" w14:textId="77777777" w:rsidR="009C40CC" w:rsidRPr="00FC2F3C" w:rsidRDefault="009C40CC" w:rsidP="007D6BFD">
      <w:pPr>
        <w:jc w:val="center"/>
        <w:rPr>
          <w:b/>
        </w:rPr>
      </w:pPr>
      <w:r w:rsidRPr="00FC2F3C">
        <w:rPr>
          <w:b/>
        </w:rPr>
        <w:t xml:space="preserve">Blank </w:t>
      </w:r>
      <w:r>
        <w:rPr>
          <w:b/>
        </w:rPr>
        <w:t xml:space="preserve">IPv4 and </w:t>
      </w:r>
      <w:r w:rsidR="00DE25FF">
        <w:rPr>
          <w:b/>
        </w:rPr>
        <w:t>I</w:t>
      </w:r>
      <w:r w:rsidRPr="00FC2F3C">
        <w:rPr>
          <w:b/>
        </w:rPr>
        <w:t>Pv6 LAN Configuration Page</w:t>
      </w:r>
      <w:r>
        <w:rPr>
          <w:b/>
        </w:rPr>
        <w:t>s</w:t>
      </w:r>
    </w:p>
    <w:p w14:paraId="722B00AE" w14:textId="77777777" w:rsidR="008E56A0" w:rsidRDefault="008E56A0" w:rsidP="002F3C72"/>
    <w:p w14:paraId="42C6D796" w14:textId="77777777" w:rsidR="008E56A0" w:rsidRPr="00C67620" w:rsidRDefault="008E56A0" w:rsidP="002F3C72"/>
    <w:p w14:paraId="29D6B04F" w14:textId="77777777" w:rsidR="002F3C72" w:rsidRPr="00C67620" w:rsidRDefault="002F3C72" w:rsidP="002F3C72">
      <w:r w:rsidRPr="00E12232">
        <w:t xml:space="preserve"> </w:t>
      </w:r>
    </w:p>
    <w:p w14:paraId="6E1831B3" w14:textId="77777777" w:rsidR="002F3C72" w:rsidRDefault="005D70D8" w:rsidP="002F3C72">
      <w:pPr>
        <w:rPr>
          <w:noProof/>
        </w:rPr>
      </w:pPr>
      <w:r>
        <w:rPr>
          <w:rFonts w:ascii="Arial" w:hAnsi="Arial"/>
          <w:b/>
          <w:noProof/>
          <w:sz w:val="28"/>
          <w:szCs w:val="28"/>
        </w:rPr>
        <w:lastRenderedPageBreak/>
        <w:drawing>
          <wp:inline distT="0" distB="0" distL="0" distR="0" wp14:anchorId="18E61FC4" wp14:editId="4F5D5AA0">
            <wp:extent cx="5481253" cy="3248025"/>
            <wp:effectExtent l="0" t="0" r="5715" b="0"/>
            <wp:docPr id="16" name="Picture 16" descr="C:\Users\Funovation\Documents\LXI\Contract Work 2017\Revision of LXI Standard\Example Material\screenshots\LxiIPv4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novation\Documents\LXI\Contract Work 2017\Revision of LXI Standard\Example Material\screenshots\LxiIPv4Page.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3944"/>
                    <a:stretch/>
                  </pic:blipFill>
                  <pic:spPr bwMode="auto">
                    <a:xfrm>
                      <a:off x="0" y="0"/>
                      <a:ext cx="5486400" cy="3251075"/>
                    </a:xfrm>
                    <a:prstGeom prst="rect">
                      <a:avLst/>
                    </a:prstGeom>
                    <a:noFill/>
                    <a:ln>
                      <a:noFill/>
                    </a:ln>
                    <a:extLst>
                      <a:ext uri="{53640926-AAD7-44D8-BBD7-CCE9431645EC}">
                        <a14:shadowObscured xmlns:a14="http://schemas.microsoft.com/office/drawing/2010/main"/>
                      </a:ext>
                    </a:extLst>
                  </pic:spPr>
                </pic:pic>
              </a:graphicData>
            </a:graphic>
          </wp:inline>
        </w:drawing>
      </w:r>
    </w:p>
    <w:p w14:paraId="54E11D2A" w14:textId="35850768" w:rsidR="00706640" w:rsidRDefault="00706640" w:rsidP="0063783A">
      <w:pPr>
        <w:rPr>
          <w:ins w:id="562" w:author="John Ryland" w:date="2022-10-19T13:30:00Z"/>
          <w:rStyle w:val="Heading2Char2"/>
        </w:rPr>
      </w:pPr>
    </w:p>
    <w:p w14:paraId="4B79FA18" w14:textId="05BA4E90" w:rsidR="0065785A" w:rsidRDefault="0065785A" w:rsidP="0063783A">
      <w:pPr>
        <w:rPr>
          <w:rStyle w:val="Heading2Char2"/>
        </w:rPr>
      </w:pPr>
      <w:ins w:id="563" w:author="John Ryland" w:date="2022-10-19T13:30:00Z">
        <w:r>
          <w:rPr>
            <w:rFonts w:ascii="Arial" w:hAnsi="Arial"/>
            <w:b/>
            <w:noProof/>
            <w:sz w:val="28"/>
            <w:szCs w:val="28"/>
          </w:rPr>
          <w:drawing>
            <wp:inline distT="0" distB="0" distL="0" distR="0" wp14:anchorId="57649A6A" wp14:editId="0524A9F8">
              <wp:extent cx="5486400" cy="293433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934335"/>
                      </a:xfrm>
                      <a:prstGeom prst="rect">
                        <a:avLst/>
                      </a:prstGeom>
                    </pic:spPr>
                  </pic:pic>
                </a:graphicData>
              </a:graphic>
            </wp:inline>
          </w:drawing>
        </w:r>
      </w:ins>
    </w:p>
    <w:p w14:paraId="31126E5D" w14:textId="5768DE57" w:rsidR="00706640" w:rsidRDefault="005D70D8" w:rsidP="0063783A">
      <w:pPr>
        <w:rPr>
          <w:rStyle w:val="Heading2Char2"/>
        </w:rPr>
      </w:pPr>
      <w:del w:id="564" w:author="John Ryland" w:date="2022-10-19T13:30:00Z">
        <w:r w:rsidDel="0065785A">
          <w:rPr>
            <w:rFonts w:ascii="Arial" w:hAnsi="Arial"/>
            <w:b/>
            <w:noProof/>
            <w:sz w:val="28"/>
            <w:szCs w:val="28"/>
          </w:rPr>
          <w:drawing>
            <wp:inline distT="0" distB="0" distL="0" distR="0" wp14:anchorId="4B6A7D59" wp14:editId="6D26956E">
              <wp:extent cx="5483320" cy="3276600"/>
              <wp:effectExtent l="0" t="0" r="3175" b="0"/>
              <wp:docPr id="15" name="Picture 15" descr="C:\Users\Funovation\Documents\LXI\Contract Work 2017\Revision of LXI Standard\Example Material\screenshots\LxiIPv6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unovation\Documents\LXI\Contract Work 2017\Revision of LXI Standard\Example Material\screenshots\LxiIPv6Page.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56" r="56" b="3370"/>
                      <a:stretch/>
                    </pic:blipFill>
                    <pic:spPr bwMode="auto">
                      <a:xfrm>
                        <a:off x="0" y="0"/>
                        <a:ext cx="5486400" cy="3278441"/>
                      </a:xfrm>
                      <a:prstGeom prst="rect">
                        <a:avLst/>
                      </a:prstGeom>
                      <a:noFill/>
                      <a:ln>
                        <a:noFill/>
                      </a:ln>
                      <a:extLst>
                        <a:ext uri="{53640926-AAD7-44D8-BBD7-CCE9431645EC}">
                          <a14:shadowObscured xmlns:a14="http://schemas.microsoft.com/office/drawing/2010/main"/>
                        </a:ext>
                      </a:extLst>
                    </pic:spPr>
                  </pic:pic>
                </a:graphicData>
              </a:graphic>
            </wp:inline>
          </w:drawing>
        </w:r>
      </w:del>
    </w:p>
    <w:p w14:paraId="573A1558" w14:textId="77777777" w:rsidR="009C40CC" w:rsidRPr="00881756" w:rsidRDefault="00FC2F3C" w:rsidP="009C40CC">
      <w:pPr>
        <w:jc w:val="center"/>
        <w:rPr>
          <w:b/>
        </w:rPr>
      </w:pPr>
      <w:r>
        <w:rPr>
          <w:b/>
        </w:rPr>
        <w:t>Example IP</w:t>
      </w:r>
      <w:r w:rsidR="009C40CC">
        <w:rPr>
          <w:b/>
        </w:rPr>
        <w:t xml:space="preserve">v4 and </w:t>
      </w:r>
      <w:r w:rsidR="00DE25FF">
        <w:rPr>
          <w:b/>
        </w:rPr>
        <w:t>I</w:t>
      </w:r>
      <w:r w:rsidR="009C40CC" w:rsidRPr="00881756">
        <w:rPr>
          <w:b/>
        </w:rPr>
        <w:t>Pv6 LAN Configuration Page</w:t>
      </w:r>
      <w:r w:rsidR="009C40CC">
        <w:rPr>
          <w:b/>
        </w:rPr>
        <w:t>s</w:t>
      </w:r>
    </w:p>
    <w:p w14:paraId="2DE403A5" w14:textId="77777777" w:rsidR="009C40CC" w:rsidRDefault="009C40CC" w:rsidP="009C40CC"/>
    <w:p w14:paraId="62431CDC" w14:textId="77777777" w:rsidR="00706640" w:rsidRDefault="00706640">
      <w:pPr>
        <w:rPr>
          <w:rStyle w:val="Heading2Char2"/>
        </w:rPr>
      </w:pPr>
    </w:p>
    <w:p w14:paraId="49E398E2" w14:textId="77777777" w:rsidR="00FC2F3C" w:rsidRDefault="00FC2F3C">
      <w:pPr>
        <w:rPr>
          <w:rStyle w:val="Heading2Char2"/>
        </w:rPr>
      </w:pPr>
      <w:r>
        <w:rPr>
          <w:rStyle w:val="Heading2Char2"/>
        </w:rPr>
        <w:br w:type="page"/>
      </w:r>
    </w:p>
    <w:p w14:paraId="450F9DE0" w14:textId="77777777" w:rsidR="0063783A" w:rsidRDefault="0063783A" w:rsidP="0063783A">
      <w:bookmarkStart w:id="565" w:name="_Toc127115113"/>
      <w:r w:rsidRPr="00212836">
        <w:rPr>
          <w:rStyle w:val="Heading2Char2"/>
        </w:rPr>
        <w:lastRenderedPageBreak/>
        <w:t xml:space="preserve">LXI </w:t>
      </w:r>
      <w:r>
        <w:rPr>
          <w:rStyle w:val="Heading2Char2"/>
        </w:rPr>
        <w:t>Advanced IP Configuration Page</w:t>
      </w:r>
      <w:bookmarkEnd w:id="565"/>
      <w:r>
        <w:t xml:space="preserve"> </w:t>
      </w:r>
    </w:p>
    <w:p w14:paraId="16287F21" w14:textId="77777777" w:rsidR="0063783A" w:rsidRDefault="0063783A" w:rsidP="0063783A"/>
    <w:p w14:paraId="0556EEEC" w14:textId="77777777" w:rsidR="002F3C72" w:rsidRDefault="0063783A" w:rsidP="0063783A">
      <w:r>
        <w:t>Some LAN Configurations are optional, as indicated in the LXI Device Specification.  Here is an example of implementing some of those features.</w:t>
      </w:r>
      <w:r w:rsidR="005E4C41">
        <w:t xml:space="preserve">  Some vendors </w:t>
      </w:r>
      <w:proofErr w:type="gramStart"/>
      <w:r w:rsidR="005E4C41">
        <w:t>actually place</w:t>
      </w:r>
      <w:proofErr w:type="gramEnd"/>
      <w:r w:rsidR="005E4C41">
        <w:t xml:space="preserve"> such features illustrated below within the LAN Configuration page, as described earlier.</w:t>
      </w:r>
    </w:p>
    <w:p w14:paraId="5BE93A62" w14:textId="77777777" w:rsidR="0063783A" w:rsidRDefault="0063783A" w:rsidP="0063783A"/>
    <w:p w14:paraId="384BA73E" w14:textId="77777777" w:rsidR="0063783A" w:rsidRPr="00C67620" w:rsidRDefault="0063783A" w:rsidP="0063783A"/>
    <w:p w14:paraId="34B3F2EB" w14:textId="77777777" w:rsidR="002F3C72" w:rsidRDefault="002F3C72" w:rsidP="002F3C72"/>
    <w:p w14:paraId="7D34F5C7" w14:textId="77777777" w:rsidR="002F3C72" w:rsidRPr="00C67620" w:rsidRDefault="0063783A" w:rsidP="002F3C72">
      <w:r>
        <w:rPr>
          <w:noProof/>
        </w:rPr>
        <w:drawing>
          <wp:inline distT="0" distB="0" distL="0" distR="0" wp14:anchorId="37FF048B" wp14:editId="4D5E216F">
            <wp:extent cx="5820075" cy="4433687"/>
            <wp:effectExtent l="0" t="0" r="952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0754" cy="4434204"/>
                    </a:xfrm>
                    <a:prstGeom prst="rect">
                      <a:avLst/>
                    </a:prstGeom>
                    <a:noFill/>
                  </pic:spPr>
                </pic:pic>
              </a:graphicData>
            </a:graphic>
          </wp:inline>
        </w:drawing>
      </w:r>
    </w:p>
    <w:p w14:paraId="0B4020A7" w14:textId="77777777" w:rsidR="002F3C72" w:rsidRPr="00C67620" w:rsidRDefault="002F3C72" w:rsidP="002F3C72"/>
    <w:p w14:paraId="1D7B270A" w14:textId="77777777" w:rsidR="002F3C72" w:rsidRPr="00C67620" w:rsidRDefault="002F3C72" w:rsidP="002F3C72"/>
    <w:p w14:paraId="4F904CB7" w14:textId="77777777" w:rsidR="002F3C72" w:rsidRPr="00C67620" w:rsidRDefault="002F3C72">
      <w:pPr>
        <w:pStyle w:val="TOC1"/>
        <w:pPrChange w:id="566" w:author="John Ryland" w:date="2023-02-12T17:11:00Z">
          <w:pPr>
            <w:pStyle w:val="TOC1"/>
            <w:autoSpaceDE w:val="0"/>
            <w:autoSpaceDN w:val="0"/>
            <w:adjustRightInd w:val="0"/>
            <w:spacing w:before="0"/>
          </w:pPr>
        </w:pPrChange>
      </w:pPr>
    </w:p>
    <w:p w14:paraId="06971CD3" w14:textId="77777777" w:rsidR="0063783A" w:rsidRDefault="0063783A">
      <w:pPr>
        <w:rPr>
          <w:szCs w:val="20"/>
        </w:rPr>
      </w:pPr>
      <w:r>
        <w:br w:type="page"/>
      </w:r>
    </w:p>
    <w:p w14:paraId="760FE9A9" w14:textId="77777777" w:rsidR="0063783A" w:rsidRDefault="0063783A" w:rsidP="0063783A">
      <w:bookmarkStart w:id="567" w:name="_Toc127115114"/>
      <w:r w:rsidRPr="00212836">
        <w:rPr>
          <w:rStyle w:val="Heading2Char2"/>
        </w:rPr>
        <w:lastRenderedPageBreak/>
        <w:t xml:space="preserve">LXI </w:t>
      </w:r>
      <w:r>
        <w:rPr>
          <w:rStyle w:val="Heading2Char2"/>
        </w:rPr>
        <w:t>LAN Event</w:t>
      </w:r>
      <w:r w:rsidR="007D6BFD">
        <w:rPr>
          <w:rStyle w:val="Heading2Char2"/>
        </w:rPr>
        <w:t>s</w:t>
      </w:r>
      <w:r>
        <w:rPr>
          <w:rStyle w:val="Heading2Char2"/>
        </w:rPr>
        <w:t xml:space="preserve"> Page</w:t>
      </w:r>
      <w:bookmarkEnd w:id="567"/>
      <w:r>
        <w:t xml:space="preserve"> </w:t>
      </w:r>
    </w:p>
    <w:p w14:paraId="2A1F701D" w14:textId="77777777" w:rsidR="007D6BFD" w:rsidRDefault="007D6BFD" w:rsidP="0063783A"/>
    <w:p w14:paraId="2EEFDD92" w14:textId="77777777" w:rsidR="00AE0D44" w:rsidRDefault="00AE0D44" w:rsidP="0063783A">
      <w:r>
        <w:t xml:space="preserve">Section 4.3 of the LXI Event Messaging Extended Function addresses the content of the </w:t>
      </w:r>
      <w:r w:rsidR="00514266">
        <w:t xml:space="preserve">LAN </w:t>
      </w:r>
      <w:r>
        <w:t xml:space="preserve">Events page.  </w:t>
      </w:r>
      <w:r w:rsidR="00514266">
        <w:t xml:space="preserve"> </w:t>
      </w:r>
    </w:p>
    <w:p w14:paraId="03EFCA41" w14:textId="77777777" w:rsidR="00AE0D44" w:rsidRDefault="00AE0D44" w:rsidP="0063783A"/>
    <w:p w14:paraId="5F96A722" w14:textId="77777777" w:rsidR="0063783A" w:rsidRDefault="007D6BFD" w:rsidP="007D6BFD">
      <w:pPr>
        <w:jc w:val="center"/>
      </w:pPr>
      <w:r w:rsidRPr="007D6BFD">
        <w:rPr>
          <w:noProof/>
        </w:rPr>
        <w:drawing>
          <wp:inline distT="0" distB="0" distL="0" distR="0" wp14:anchorId="2F359078" wp14:editId="34F409B6">
            <wp:extent cx="5755341" cy="4368156"/>
            <wp:effectExtent l="0" t="0" r="0" b="0"/>
            <wp:docPr id="5122" name="Picture 2" descr="C:\Users\Funovation\Documents\LXI\Contract Work 2016\LXI 1.5 Specification Changes\New LXI 1.5 Docs\Aug_Editorial_Documents\LanEven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Users\Funovation\Documents\LXI\Contract Work 2016\LXI 1.5 Specification Changes\New LXI 1.5 Docs\Aug_Editorial_Documents\LanEventPag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5341" cy="4368156"/>
                    </a:xfrm>
                    <a:prstGeom prst="rect">
                      <a:avLst/>
                    </a:prstGeom>
                    <a:noFill/>
                  </pic:spPr>
                </pic:pic>
              </a:graphicData>
            </a:graphic>
          </wp:inline>
        </w:drawing>
      </w:r>
    </w:p>
    <w:p w14:paraId="5B95CD12" w14:textId="77777777" w:rsidR="00514266" w:rsidRDefault="00514266" w:rsidP="007D6BFD">
      <w:pPr>
        <w:jc w:val="center"/>
      </w:pPr>
    </w:p>
    <w:p w14:paraId="7688D35A" w14:textId="77777777" w:rsidR="00514266" w:rsidRPr="00DE25FF" w:rsidRDefault="00514266" w:rsidP="007D6BFD">
      <w:pPr>
        <w:jc w:val="center"/>
        <w:rPr>
          <w:b/>
        </w:rPr>
      </w:pPr>
      <w:r w:rsidRPr="00DE25FF">
        <w:rPr>
          <w:b/>
        </w:rPr>
        <w:t>Blank LAN Events Page</w:t>
      </w:r>
    </w:p>
    <w:p w14:paraId="0A6959E7" w14:textId="77777777" w:rsidR="00514266" w:rsidRDefault="00706640" w:rsidP="00514266">
      <w:pPr>
        <w:jc w:val="center"/>
      </w:pPr>
      <w:r>
        <w:rPr>
          <w:noProof/>
        </w:rPr>
        <w:lastRenderedPageBreak/>
        <w:drawing>
          <wp:inline distT="0" distB="0" distL="0" distR="0" wp14:anchorId="112554DA" wp14:editId="6034D87B">
            <wp:extent cx="5875591" cy="4994622"/>
            <wp:effectExtent l="0" t="0" r="0" b="0"/>
            <wp:docPr id="6" name="Picture 6" descr="C:\Users\Funovation\Documents\LXI\Contract Work 2016\LXI 1.5 Specification Changes\New LXI 1.5 Docs\October_Editorial_Documents\WebPagesWithInfo\Lan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unovation\Documents\LXI\Contract Work 2016\LXI 1.5 Specification Changes\New LXI 1.5 Docs\October_Editorial_Documents\WebPagesWithInfo\LanEvent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83494" cy="5001340"/>
                    </a:xfrm>
                    <a:prstGeom prst="rect">
                      <a:avLst/>
                    </a:prstGeom>
                    <a:noFill/>
                    <a:ln>
                      <a:noFill/>
                    </a:ln>
                  </pic:spPr>
                </pic:pic>
              </a:graphicData>
            </a:graphic>
          </wp:inline>
        </w:drawing>
      </w:r>
      <w:r w:rsidRPr="00706640">
        <w:t xml:space="preserve"> </w:t>
      </w:r>
    </w:p>
    <w:p w14:paraId="5017ECB9" w14:textId="77777777" w:rsidR="00514266" w:rsidRDefault="00514266" w:rsidP="00DE25FF">
      <w:pPr>
        <w:jc w:val="center"/>
      </w:pPr>
      <w:r>
        <w:rPr>
          <w:b/>
        </w:rPr>
        <w:t>Example</w:t>
      </w:r>
      <w:r w:rsidRPr="00881756">
        <w:rPr>
          <w:b/>
        </w:rPr>
        <w:t xml:space="preserve"> </w:t>
      </w:r>
      <w:r>
        <w:rPr>
          <w:b/>
        </w:rPr>
        <w:t>LAN Events Page</w:t>
      </w:r>
    </w:p>
    <w:p w14:paraId="5220BBB2" w14:textId="77777777" w:rsidR="00514266" w:rsidRDefault="00514266" w:rsidP="00514266">
      <w:pPr>
        <w:jc w:val="center"/>
      </w:pPr>
    </w:p>
    <w:p w14:paraId="13CB595B" w14:textId="77777777" w:rsidR="00514266" w:rsidRDefault="00514266" w:rsidP="00514266">
      <w:pPr>
        <w:jc w:val="center"/>
      </w:pPr>
    </w:p>
    <w:p w14:paraId="6D9C8D39" w14:textId="77777777" w:rsidR="00514266" w:rsidRDefault="00514266" w:rsidP="00514266">
      <w:pPr>
        <w:jc w:val="center"/>
      </w:pPr>
    </w:p>
    <w:p w14:paraId="675E05EE" w14:textId="77777777" w:rsidR="00514266" w:rsidRPr="00881756" w:rsidRDefault="007D6BFD" w:rsidP="00514266">
      <w:pPr>
        <w:jc w:val="center"/>
        <w:rPr>
          <w:b/>
        </w:rPr>
      </w:pPr>
      <w:r>
        <w:br w:type="page"/>
      </w:r>
    </w:p>
    <w:p w14:paraId="2FC17F8B" w14:textId="77777777" w:rsidR="007D6BFD" w:rsidRDefault="007D6BFD"/>
    <w:p w14:paraId="0A4F7224" w14:textId="77777777" w:rsidR="00514266" w:rsidRDefault="00514266"/>
    <w:p w14:paraId="0B567C56" w14:textId="77777777" w:rsidR="007D6BFD" w:rsidRDefault="007D6BFD" w:rsidP="007D6BFD">
      <w:bookmarkStart w:id="568" w:name="_Toc127115115"/>
      <w:r w:rsidRPr="00212836">
        <w:rPr>
          <w:rStyle w:val="Heading2Char2"/>
        </w:rPr>
        <w:t xml:space="preserve">LXI </w:t>
      </w:r>
      <w:r>
        <w:rPr>
          <w:rStyle w:val="Heading2Char2"/>
        </w:rPr>
        <w:t>Event Logging Control Page</w:t>
      </w:r>
      <w:bookmarkEnd w:id="568"/>
      <w:r>
        <w:t xml:space="preserve"> </w:t>
      </w:r>
    </w:p>
    <w:p w14:paraId="5AE48A43" w14:textId="77777777" w:rsidR="00AE0D44" w:rsidRDefault="00AE0D44" w:rsidP="007D6BFD"/>
    <w:p w14:paraId="291D9698" w14:textId="77777777" w:rsidR="00AE0D44" w:rsidRDefault="00AE0D44" w:rsidP="00AE0D44">
      <w:r>
        <w:t>Section 4.3 of the LXI Event Messaging Extended Function addresses the content of the LXI Events page.  Here is an example from the LXI Reference Design.  Section 6 of the LXI Event Log Extended Function has additional information of Event Logging and formats.</w:t>
      </w:r>
    </w:p>
    <w:p w14:paraId="50F40DEB" w14:textId="77777777" w:rsidR="007D6BFD" w:rsidRDefault="007D6BFD" w:rsidP="007D6BFD"/>
    <w:p w14:paraId="77A52294" w14:textId="77777777" w:rsidR="007D6BFD" w:rsidRDefault="007D6BFD" w:rsidP="007D6BFD">
      <w:r w:rsidRPr="007D6BFD">
        <w:rPr>
          <w:noProof/>
        </w:rPr>
        <w:drawing>
          <wp:inline distT="0" distB="0" distL="0" distR="0" wp14:anchorId="6661C3BE" wp14:editId="4F9F40CA">
            <wp:extent cx="5834239" cy="2528047"/>
            <wp:effectExtent l="38100" t="38100" r="33655" b="43815"/>
            <wp:docPr id="6146" name="Picture 2" descr="C:\Users\Funovation\Documents\LXI\Contract Work 2016\LXI 1.5 Specification Changes\New LXI 1.5 Docs\Aug_Editorial_Documents\logging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C:\Users\Funovation\Documents\LXI\Contract Work 2016\LXI 1.5 Specification Changes\New LXI 1.5 Docs\Aug_Editorial_Documents\loggingPage.jpg"/>
                    <pic:cNvPicPr>
                      <a:picLocks noChangeAspect="1" noChangeArrowheads="1"/>
                    </pic:cNvPicPr>
                  </pic:nvPicPr>
                  <pic:blipFill rotWithShape="1">
                    <a:blip r:embed="rId34">
                      <a:extLst>
                        <a:ext uri="{28A0092B-C50C-407E-A947-70E740481C1C}">
                          <a14:useLocalDpi xmlns:a14="http://schemas.microsoft.com/office/drawing/2010/main" val="0"/>
                        </a:ext>
                      </a:extLst>
                    </a:blip>
                    <a:srcRect b="43060"/>
                    <a:stretch/>
                  </pic:blipFill>
                  <pic:spPr bwMode="auto">
                    <a:xfrm>
                      <a:off x="0" y="0"/>
                      <a:ext cx="5838076" cy="2529709"/>
                    </a:xfrm>
                    <a:prstGeom prst="rect">
                      <a:avLst/>
                    </a:prstGeom>
                    <a:noFill/>
                    <a:ln w="31750">
                      <a:solidFill>
                        <a:schemeClr val="tx1"/>
                      </a:solidFill>
                    </a:ln>
                    <a:extLst>
                      <a:ext uri="{53640926-AAD7-44D8-BBD7-CCE9431645EC}">
                        <a14:shadowObscured xmlns:a14="http://schemas.microsoft.com/office/drawing/2010/main"/>
                      </a:ext>
                    </a:extLst>
                  </pic:spPr>
                </pic:pic>
              </a:graphicData>
            </a:graphic>
          </wp:inline>
        </w:drawing>
      </w:r>
    </w:p>
    <w:p w14:paraId="007DCDA8" w14:textId="77777777" w:rsidR="00514266" w:rsidRDefault="00514266" w:rsidP="00DE25FF">
      <w:pPr>
        <w:jc w:val="center"/>
      </w:pPr>
    </w:p>
    <w:p w14:paraId="38BE81B8" w14:textId="77777777" w:rsidR="00514266" w:rsidRPr="00DE25FF" w:rsidRDefault="00514266" w:rsidP="00DE25FF">
      <w:pPr>
        <w:jc w:val="center"/>
        <w:rPr>
          <w:b/>
        </w:rPr>
      </w:pPr>
      <w:r w:rsidRPr="00DE25FF">
        <w:rPr>
          <w:b/>
        </w:rPr>
        <w:t>Blank LXI Event Logging Page</w:t>
      </w:r>
    </w:p>
    <w:p w14:paraId="450EA2D7" w14:textId="77777777" w:rsidR="007D6BFD" w:rsidRDefault="007D6BFD" w:rsidP="007D6BFD"/>
    <w:p w14:paraId="3DD355C9" w14:textId="77777777" w:rsidR="00F71E3E" w:rsidRDefault="00706640" w:rsidP="00514266">
      <w:pPr>
        <w:jc w:val="center"/>
        <w:rPr>
          <w:b/>
        </w:rPr>
      </w:pPr>
      <w:r>
        <w:rPr>
          <w:noProof/>
        </w:rPr>
        <w:drawing>
          <wp:inline distT="0" distB="0" distL="0" distR="0" wp14:anchorId="2B856D63" wp14:editId="38C226F0">
            <wp:extent cx="5905500" cy="2981325"/>
            <wp:effectExtent l="0" t="0" r="0" b="9525"/>
            <wp:docPr id="7" name="Picture 7" descr="C:\Users\Funovation\Documents\LXI\Contract Work 2016\LXI 1.5 Specification Changes\New LXI 1.5 Docs\October_Editorial_Documents\WebPagesWithInfo\Log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unovation\Documents\LXI\Contract Work 2016\LXI 1.5 Specification Changes\New LXI 1.5 Docs\October_Editorial_Documents\WebPagesWithInfo\Logging.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23018"/>
                    <a:stretch/>
                  </pic:blipFill>
                  <pic:spPr bwMode="auto">
                    <a:xfrm>
                      <a:off x="0" y="0"/>
                      <a:ext cx="5908836" cy="2983009"/>
                    </a:xfrm>
                    <a:prstGeom prst="rect">
                      <a:avLst/>
                    </a:prstGeom>
                    <a:noFill/>
                    <a:ln>
                      <a:noFill/>
                    </a:ln>
                    <a:extLst>
                      <a:ext uri="{53640926-AAD7-44D8-BBD7-CCE9431645EC}">
                        <a14:shadowObscured xmlns:a14="http://schemas.microsoft.com/office/drawing/2010/main"/>
                      </a:ext>
                    </a:extLst>
                  </pic:spPr>
                </pic:pic>
              </a:graphicData>
            </a:graphic>
          </wp:inline>
        </w:drawing>
      </w:r>
    </w:p>
    <w:p w14:paraId="1A81F0B1" w14:textId="77777777" w:rsidR="00F71E3E" w:rsidRDefault="00F71E3E" w:rsidP="00514266">
      <w:pPr>
        <w:jc w:val="center"/>
        <w:rPr>
          <w:b/>
        </w:rPr>
      </w:pPr>
    </w:p>
    <w:p w14:paraId="73A7C2F2" w14:textId="77777777" w:rsidR="00514266" w:rsidRPr="00881756" w:rsidRDefault="00514266" w:rsidP="00514266">
      <w:pPr>
        <w:jc w:val="center"/>
        <w:rPr>
          <w:b/>
        </w:rPr>
      </w:pPr>
      <w:r w:rsidRPr="00DE25FF">
        <w:rPr>
          <w:b/>
        </w:rPr>
        <w:t>Example</w:t>
      </w:r>
      <w:r w:rsidRPr="00881756">
        <w:rPr>
          <w:b/>
        </w:rPr>
        <w:t xml:space="preserve"> LXI Event Logging Page</w:t>
      </w:r>
    </w:p>
    <w:p w14:paraId="717AAFBA" w14:textId="77777777" w:rsidR="007D6BFD" w:rsidRDefault="007D6BFD"/>
    <w:p w14:paraId="56EE48EE" w14:textId="77777777" w:rsidR="00514266" w:rsidRDefault="00514266" w:rsidP="007D6BFD">
      <w:pPr>
        <w:rPr>
          <w:rStyle w:val="Heading2Char2"/>
        </w:rPr>
      </w:pPr>
    </w:p>
    <w:p w14:paraId="2908EB2C" w14:textId="77777777" w:rsidR="00514266" w:rsidRDefault="00514266" w:rsidP="007D6BFD">
      <w:pPr>
        <w:rPr>
          <w:rStyle w:val="Heading2Char2"/>
        </w:rPr>
      </w:pPr>
    </w:p>
    <w:p w14:paraId="121FD38A" w14:textId="77777777" w:rsidR="00514266" w:rsidRDefault="00514266" w:rsidP="007D6BFD">
      <w:pPr>
        <w:rPr>
          <w:rStyle w:val="Heading2Char2"/>
        </w:rPr>
      </w:pPr>
    </w:p>
    <w:p w14:paraId="4BEE320F" w14:textId="77777777" w:rsidR="007D6BFD" w:rsidRDefault="007D6BFD" w:rsidP="007D6BFD">
      <w:bookmarkStart w:id="569" w:name="_Toc127115116"/>
      <w:r w:rsidRPr="00212836">
        <w:rPr>
          <w:rStyle w:val="Heading2Char2"/>
        </w:rPr>
        <w:lastRenderedPageBreak/>
        <w:t xml:space="preserve">LXI </w:t>
      </w:r>
      <w:r>
        <w:rPr>
          <w:rStyle w:val="Heading2Char2"/>
        </w:rPr>
        <w:t>Security Configuration Page</w:t>
      </w:r>
      <w:bookmarkEnd w:id="569"/>
      <w:r>
        <w:t xml:space="preserve"> </w:t>
      </w:r>
    </w:p>
    <w:p w14:paraId="1FE2DD96" w14:textId="77777777" w:rsidR="007D6BFD" w:rsidRDefault="007D6BFD" w:rsidP="007D6BFD"/>
    <w:p w14:paraId="0707514C" w14:textId="77777777" w:rsidR="007D6BFD" w:rsidRDefault="00AE0D44" w:rsidP="007D6BFD">
      <w:r>
        <w:t xml:space="preserve">Section 9.8 of the LXI Device Specification addresses Web Page Security.  </w:t>
      </w:r>
      <w:r w:rsidR="007D6BFD">
        <w:t xml:space="preserve">LAN Security need not have its own page, as some vendors add this to the LAN Configuration page.  Here is an example of securing the configuration or </w:t>
      </w:r>
      <w:r w:rsidR="00351782">
        <w:t>Web-</w:t>
      </w:r>
      <w:r w:rsidR="007D6BFD">
        <w:t>control pages of your LXI Device.</w:t>
      </w:r>
    </w:p>
    <w:p w14:paraId="27357532" w14:textId="77777777" w:rsidR="007D6BFD" w:rsidRDefault="007D6BFD" w:rsidP="007D6BFD"/>
    <w:p w14:paraId="07F023C8" w14:textId="77777777" w:rsidR="007D6BFD" w:rsidRDefault="007D6BFD" w:rsidP="007D6BFD">
      <w:pPr>
        <w:rPr>
          <w:rStyle w:val="Heading2Char2"/>
        </w:rPr>
      </w:pPr>
      <w:r w:rsidRPr="007D6BFD">
        <w:rPr>
          <w:rFonts w:ascii="Arial" w:hAnsi="Arial"/>
          <w:b/>
          <w:noProof/>
          <w:sz w:val="28"/>
          <w:szCs w:val="28"/>
        </w:rPr>
        <w:drawing>
          <wp:inline distT="0" distB="0" distL="0" distR="0" wp14:anchorId="4D13E833" wp14:editId="0FBFC206">
            <wp:extent cx="5655241" cy="2151530"/>
            <wp:effectExtent l="19050" t="19050" r="22225" b="20320"/>
            <wp:docPr id="7170" name="Picture 2" descr="C:\Users\Funovation\Documents\LXI\Contract Work 2016\LXI 1.5 Specification Changes\New LXI 1.5 Docs\Aug_Editorial_Documents\security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C:\Users\Funovation\Documents\LXI\Contract Work 2016\LXI 1.5 Specification Changes\New LXI 1.5 Docs\Aug_Editorial_Documents\securityPage.jpg"/>
                    <pic:cNvPicPr>
                      <a:picLocks noChangeAspect="1" noChangeArrowheads="1"/>
                    </pic:cNvPicPr>
                  </pic:nvPicPr>
                  <pic:blipFill rotWithShape="1">
                    <a:blip r:embed="rId36">
                      <a:extLst>
                        <a:ext uri="{28A0092B-C50C-407E-A947-70E740481C1C}">
                          <a14:useLocalDpi xmlns:a14="http://schemas.microsoft.com/office/drawing/2010/main" val="0"/>
                        </a:ext>
                      </a:extLst>
                    </a:blip>
                    <a:srcRect b="50000"/>
                    <a:stretch/>
                  </pic:blipFill>
                  <pic:spPr bwMode="auto">
                    <a:xfrm>
                      <a:off x="0" y="0"/>
                      <a:ext cx="5658373" cy="2152722"/>
                    </a:xfrm>
                    <a:prstGeom prst="rect">
                      <a:avLst/>
                    </a:prstGeom>
                    <a:noFill/>
                    <a:ln w="25400">
                      <a:solidFill>
                        <a:schemeClr val="tx1"/>
                      </a:solidFill>
                    </a:ln>
                    <a:extLst>
                      <a:ext uri="{53640926-AAD7-44D8-BBD7-CCE9431645EC}">
                        <a14:shadowObscured xmlns:a14="http://schemas.microsoft.com/office/drawing/2010/main"/>
                      </a:ext>
                    </a:extLst>
                  </pic:spPr>
                </pic:pic>
              </a:graphicData>
            </a:graphic>
          </wp:inline>
        </w:drawing>
      </w:r>
    </w:p>
    <w:p w14:paraId="4BDB5498" w14:textId="77777777" w:rsidR="007D6BFD" w:rsidRDefault="007D6BFD" w:rsidP="007D6BFD">
      <w:pPr>
        <w:rPr>
          <w:rStyle w:val="Heading2Char2"/>
        </w:rPr>
      </w:pPr>
    </w:p>
    <w:p w14:paraId="2916C19D" w14:textId="77777777" w:rsidR="007D6BFD" w:rsidRDefault="007D6BFD">
      <w:pPr>
        <w:rPr>
          <w:szCs w:val="20"/>
        </w:rPr>
      </w:pPr>
    </w:p>
    <w:p w14:paraId="2B585D4F" w14:textId="77777777" w:rsidR="007D6BFD" w:rsidRDefault="007D6BFD" w:rsidP="00163572">
      <w:pPr>
        <w:pStyle w:val="Heading1"/>
      </w:pPr>
      <w:bookmarkStart w:id="570" w:name="_Toc127115117"/>
      <w:r>
        <w:lastRenderedPageBreak/>
        <w:t>LXI Event Packet Examples</w:t>
      </w:r>
      <w:bookmarkEnd w:id="570"/>
      <w:r>
        <w:t xml:space="preserve">   </w:t>
      </w:r>
    </w:p>
    <w:p w14:paraId="395F99BE" w14:textId="77777777" w:rsidR="00AE0D44" w:rsidRDefault="00AE0D44" w:rsidP="00C67F05">
      <w:pPr>
        <w:pStyle w:val="LXIBody"/>
        <w:ind w:left="0"/>
      </w:pPr>
      <w:r>
        <w:t>Section 4.3 of the LXI Event Messaging Extended Function addresses the format of the LXI Events page</w:t>
      </w:r>
    </w:p>
    <w:p w14:paraId="34F74BD7" w14:textId="77777777" w:rsidR="009F5F68" w:rsidRDefault="009F5F68" w:rsidP="00C67F05">
      <w:pPr>
        <w:pStyle w:val="LXIBody"/>
        <w:ind w:left="0"/>
      </w:pPr>
      <w:r>
        <w:t xml:space="preserve">Table </w:t>
      </w:r>
      <w:r w:rsidR="00185D2A">
        <w:t>5</w:t>
      </w:r>
      <w:r>
        <w:t>.1 gives several examples of LXI Event packets.</w:t>
      </w:r>
    </w:p>
    <w:p w14:paraId="49AC5E2C" w14:textId="77777777" w:rsidR="009F5F68" w:rsidRPr="00F46F5A" w:rsidRDefault="009F5F68" w:rsidP="00C67F05">
      <w:pPr>
        <w:pStyle w:val="NoteHeading"/>
        <w:jc w:val="center"/>
      </w:pPr>
      <w:r>
        <w:br/>
      </w:r>
      <w:r w:rsidRPr="00F46F5A">
        <w:rPr>
          <w:b/>
        </w:rPr>
        <w:t>Note:</w:t>
      </w:r>
      <w:r w:rsidRPr="00F46F5A">
        <w:t xml:space="preserve">  The packet is terminated by a data length field with a value of zero (0x0000).</w:t>
      </w:r>
      <w:r>
        <w:br/>
      </w:r>
    </w:p>
    <w:p w14:paraId="4DDB67DD" w14:textId="77777777" w:rsidR="009F5F68" w:rsidRDefault="009F5F68" w:rsidP="00DE25FF">
      <w:pPr>
        <w:pStyle w:val="NoteHeading"/>
      </w:pPr>
      <w:r w:rsidRPr="00F46F5A">
        <w:rPr>
          <w:b/>
        </w:rPr>
        <w:t>Note:</w:t>
      </w:r>
      <w:r>
        <w:t xml:space="preserve">  All multi-octet fields are transmitted as big-endian.</w:t>
      </w:r>
    </w:p>
    <w:p w14:paraId="7254845B" w14:textId="77777777" w:rsidR="009F5F68" w:rsidRDefault="009F5F68" w:rsidP="009F5F68">
      <w:pPr>
        <w:pStyle w:val="LXITableHeader"/>
      </w:pPr>
      <w:r>
        <w:br/>
        <w:t xml:space="preserve">Table </w:t>
      </w:r>
      <w:r w:rsidR="00185D2A">
        <w:t>5</w:t>
      </w:r>
      <w:r>
        <w:t>.1 – LXI Event Packet Examples</w:t>
      </w:r>
    </w:p>
    <w:p w14:paraId="74869460" w14:textId="77777777" w:rsidR="009F5F68" w:rsidRDefault="009F5F68" w:rsidP="009F5F68">
      <w:pPr>
        <w:pStyle w:val="LXITableHeader"/>
      </w:pPr>
    </w:p>
    <w:tbl>
      <w:tblPr>
        <w:tblW w:w="8726" w:type="dxa"/>
        <w:tblBorders>
          <w:top w:val="outset" w:sz="6" w:space="0" w:color="000000"/>
          <w:left w:val="outset" w:sz="6" w:space="0" w:color="000000"/>
          <w:bottom w:val="outset" w:sz="6" w:space="0" w:color="000000"/>
          <w:right w:val="outset" w:sz="6" w:space="0" w:color="000000"/>
        </w:tblBorders>
        <w:tblCellMar>
          <w:top w:w="43" w:type="dxa"/>
          <w:left w:w="43" w:type="dxa"/>
          <w:bottom w:w="43" w:type="dxa"/>
          <w:right w:w="43" w:type="dxa"/>
        </w:tblCellMar>
        <w:tblLook w:val="0000" w:firstRow="0" w:lastRow="0" w:firstColumn="0" w:lastColumn="0" w:noHBand="0" w:noVBand="0"/>
      </w:tblPr>
      <w:tblGrid>
        <w:gridCol w:w="775"/>
        <w:gridCol w:w="764"/>
        <w:gridCol w:w="1086"/>
        <w:gridCol w:w="1086"/>
        <w:gridCol w:w="1086"/>
        <w:gridCol w:w="1198"/>
        <w:gridCol w:w="1198"/>
        <w:gridCol w:w="736"/>
        <w:gridCol w:w="797"/>
      </w:tblGrid>
      <w:tr w:rsidR="009F5F68" w:rsidRPr="00CE0939" w14:paraId="5209B658" w14:textId="77777777" w:rsidTr="00740183">
        <w:trPr>
          <w:trHeight w:val="2034"/>
        </w:trPr>
        <w:tc>
          <w:tcPr>
            <w:tcW w:w="775" w:type="dxa"/>
            <w:tcBorders>
              <w:top w:val="outset" w:sz="6" w:space="0" w:color="000000"/>
              <w:left w:val="outset" w:sz="6" w:space="0" w:color="000000"/>
              <w:right w:val="outset" w:sz="6" w:space="0" w:color="000000"/>
            </w:tcBorders>
            <w:shd w:val="clear" w:color="auto" w:fill="auto"/>
            <w:tcMar>
              <w:top w:w="72" w:type="dxa"/>
              <w:bottom w:w="72" w:type="dxa"/>
            </w:tcMar>
            <w:vAlign w:val="bottom"/>
          </w:tcPr>
          <w:p w14:paraId="0D271510" w14:textId="77777777" w:rsidR="009F5F68" w:rsidRPr="004F4C67" w:rsidRDefault="009F5F68" w:rsidP="00740183">
            <w:pPr>
              <w:rPr>
                <w:b/>
                <w:szCs w:val="20"/>
              </w:rPr>
            </w:pPr>
            <w:r w:rsidRPr="004F4C67">
              <w:rPr>
                <w:b/>
                <w:szCs w:val="20"/>
              </w:rPr>
              <w:t>Packet</w:t>
            </w:r>
            <w:r w:rsidRPr="004F4C67">
              <w:rPr>
                <w:b/>
                <w:szCs w:val="20"/>
              </w:rPr>
              <w:br/>
              <w:t>Header</w:t>
            </w:r>
            <w:r w:rsidRPr="004F4C67">
              <w:rPr>
                <w:b/>
                <w:szCs w:val="20"/>
              </w:rPr>
              <w:br/>
              <w:t xml:space="preserve">(ASCII) </w:t>
            </w:r>
          </w:p>
          <w:p w14:paraId="187F57B8" w14:textId="77777777" w:rsidR="009F5F68" w:rsidRDefault="009F5F68" w:rsidP="00740183"/>
          <w:p w14:paraId="4E57517F" w14:textId="77777777" w:rsidR="009F5F68" w:rsidRPr="004F4C67" w:rsidRDefault="009F5F68" w:rsidP="00740183">
            <w:pPr>
              <w:rPr>
                <w:b/>
                <w:szCs w:val="20"/>
              </w:rPr>
            </w:pPr>
            <w:r w:rsidRPr="00CE0939">
              <w:t xml:space="preserve">3 Octets </w:t>
            </w:r>
          </w:p>
        </w:tc>
        <w:tc>
          <w:tcPr>
            <w:tcW w:w="764" w:type="dxa"/>
            <w:tcBorders>
              <w:top w:val="outset" w:sz="6" w:space="0" w:color="000000"/>
              <w:left w:val="outset" w:sz="6" w:space="0" w:color="000000"/>
              <w:right w:val="outset" w:sz="6" w:space="0" w:color="000000"/>
            </w:tcBorders>
            <w:shd w:val="clear" w:color="auto" w:fill="auto"/>
            <w:tcMar>
              <w:top w:w="72" w:type="dxa"/>
              <w:bottom w:w="72" w:type="dxa"/>
            </w:tcMar>
            <w:vAlign w:val="bottom"/>
          </w:tcPr>
          <w:p w14:paraId="01F09BA3" w14:textId="77777777" w:rsidR="009F5F68" w:rsidRPr="004F4C67" w:rsidRDefault="009F5F68" w:rsidP="00740183">
            <w:pPr>
              <w:rPr>
                <w:b/>
                <w:szCs w:val="20"/>
              </w:rPr>
            </w:pPr>
            <w:r w:rsidRPr="004F4C67">
              <w:rPr>
                <w:b/>
                <w:szCs w:val="20"/>
              </w:rPr>
              <w:t xml:space="preserve">Domain </w:t>
            </w:r>
          </w:p>
          <w:p w14:paraId="54738AF4" w14:textId="77777777" w:rsidR="009F5F68" w:rsidRDefault="009F5F68" w:rsidP="00740183"/>
          <w:p w14:paraId="2B0E33E2" w14:textId="77777777" w:rsidR="009F5F68" w:rsidRPr="004F4C67" w:rsidRDefault="009F5F68" w:rsidP="00740183">
            <w:pPr>
              <w:rPr>
                <w:b/>
                <w:szCs w:val="20"/>
              </w:rPr>
            </w:pPr>
            <w:r w:rsidRPr="00CE0939">
              <w:t>1 Octet</w:t>
            </w:r>
            <w:r w:rsidRPr="00CE0939">
              <w:br/>
              <w:t xml:space="preserve">(uint8) </w:t>
            </w:r>
          </w:p>
        </w:tc>
        <w:tc>
          <w:tcPr>
            <w:tcW w:w="1086" w:type="dxa"/>
            <w:tcBorders>
              <w:top w:val="outset" w:sz="6" w:space="0" w:color="000000"/>
              <w:left w:val="outset" w:sz="6" w:space="0" w:color="000000"/>
              <w:right w:val="outset" w:sz="6" w:space="0" w:color="000000"/>
            </w:tcBorders>
            <w:shd w:val="clear" w:color="auto" w:fill="auto"/>
            <w:tcMar>
              <w:top w:w="72" w:type="dxa"/>
              <w:bottom w:w="72" w:type="dxa"/>
            </w:tcMar>
            <w:vAlign w:val="bottom"/>
          </w:tcPr>
          <w:p w14:paraId="10EF5F1E" w14:textId="77777777" w:rsidR="009F5F68" w:rsidRPr="004F4C67" w:rsidRDefault="009F5F68" w:rsidP="00740183">
            <w:pPr>
              <w:rPr>
                <w:b/>
                <w:szCs w:val="20"/>
              </w:rPr>
            </w:pPr>
            <w:r w:rsidRPr="004F4C67">
              <w:rPr>
                <w:b/>
                <w:szCs w:val="20"/>
              </w:rPr>
              <w:t xml:space="preserve">Identifier </w:t>
            </w:r>
          </w:p>
          <w:p w14:paraId="46ABBD8F" w14:textId="77777777" w:rsidR="009F5F68" w:rsidRDefault="009F5F68" w:rsidP="00740183"/>
          <w:p w14:paraId="2ADEF814" w14:textId="77777777" w:rsidR="009F5F68" w:rsidRPr="004F4C67" w:rsidRDefault="009F5F68" w:rsidP="00740183">
            <w:pPr>
              <w:rPr>
                <w:b/>
                <w:szCs w:val="20"/>
              </w:rPr>
            </w:pPr>
            <w:r w:rsidRPr="00CE0939">
              <w:t>16 Octets</w:t>
            </w:r>
            <w:r w:rsidRPr="00CE0939">
              <w:br/>
              <w:t xml:space="preserve">null padded </w:t>
            </w:r>
          </w:p>
        </w:tc>
        <w:tc>
          <w:tcPr>
            <w:tcW w:w="1086" w:type="dxa"/>
            <w:tcBorders>
              <w:top w:val="outset" w:sz="6" w:space="0" w:color="000000"/>
              <w:left w:val="outset" w:sz="6" w:space="0" w:color="000000"/>
              <w:right w:val="outset" w:sz="6" w:space="0" w:color="000000"/>
            </w:tcBorders>
            <w:shd w:val="clear" w:color="auto" w:fill="auto"/>
            <w:tcMar>
              <w:top w:w="72" w:type="dxa"/>
              <w:bottom w:w="72" w:type="dxa"/>
            </w:tcMar>
            <w:vAlign w:val="bottom"/>
          </w:tcPr>
          <w:p w14:paraId="7449D1DF" w14:textId="77777777" w:rsidR="009F5F68" w:rsidRPr="004F4C67" w:rsidRDefault="009F5F68" w:rsidP="00740183">
            <w:pPr>
              <w:rPr>
                <w:b/>
                <w:szCs w:val="20"/>
              </w:rPr>
            </w:pPr>
            <w:r w:rsidRPr="004F4C67">
              <w:rPr>
                <w:b/>
                <w:szCs w:val="20"/>
              </w:rPr>
              <w:t>Sequence</w:t>
            </w:r>
            <w:r w:rsidRPr="004F4C67">
              <w:rPr>
                <w:b/>
                <w:szCs w:val="20"/>
              </w:rPr>
              <w:br/>
              <w:t xml:space="preserve">Number </w:t>
            </w:r>
          </w:p>
          <w:p w14:paraId="06BBA33E" w14:textId="77777777" w:rsidR="009F5F68" w:rsidRDefault="009F5F68" w:rsidP="00740183"/>
          <w:p w14:paraId="03F7544D" w14:textId="77777777" w:rsidR="009F5F68" w:rsidRPr="004F4C67" w:rsidRDefault="009F5F68" w:rsidP="00740183">
            <w:pPr>
              <w:rPr>
                <w:b/>
                <w:szCs w:val="20"/>
              </w:rPr>
            </w:pPr>
            <w:r w:rsidRPr="00CE0939">
              <w:t>4 Octets</w:t>
            </w:r>
            <w:r w:rsidRPr="00CE0939">
              <w:br/>
              <w:t xml:space="preserve">(uint32) </w:t>
            </w:r>
          </w:p>
        </w:tc>
        <w:tc>
          <w:tcPr>
            <w:tcW w:w="1086" w:type="dxa"/>
            <w:tcBorders>
              <w:top w:val="outset" w:sz="6" w:space="0" w:color="000000"/>
              <w:left w:val="outset" w:sz="6" w:space="0" w:color="000000"/>
              <w:right w:val="outset" w:sz="6" w:space="0" w:color="000000"/>
            </w:tcBorders>
            <w:shd w:val="clear" w:color="auto" w:fill="auto"/>
            <w:tcMar>
              <w:top w:w="72" w:type="dxa"/>
              <w:bottom w:w="72" w:type="dxa"/>
            </w:tcMar>
            <w:vAlign w:val="bottom"/>
          </w:tcPr>
          <w:p w14:paraId="79C29E87" w14:textId="77777777" w:rsidR="009F5F68" w:rsidRPr="004F4C67" w:rsidRDefault="009F5F68" w:rsidP="00740183">
            <w:pPr>
              <w:rPr>
                <w:b/>
                <w:szCs w:val="20"/>
              </w:rPr>
            </w:pPr>
            <w:r w:rsidRPr="004F4C67">
              <w:rPr>
                <w:b/>
                <w:szCs w:val="20"/>
              </w:rPr>
              <w:t xml:space="preserve">Seconds </w:t>
            </w:r>
          </w:p>
          <w:p w14:paraId="464FCBC1" w14:textId="77777777" w:rsidR="009F5F68" w:rsidRDefault="009F5F68" w:rsidP="00740183"/>
          <w:p w14:paraId="611F1CDE" w14:textId="77777777" w:rsidR="009F5F68" w:rsidRPr="004F4C67" w:rsidRDefault="009F5F68" w:rsidP="00740183">
            <w:pPr>
              <w:rPr>
                <w:b/>
                <w:szCs w:val="20"/>
              </w:rPr>
            </w:pPr>
            <w:r w:rsidRPr="00CE0939">
              <w:t xml:space="preserve">4 Octets (uint32) </w:t>
            </w:r>
          </w:p>
        </w:tc>
        <w:tc>
          <w:tcPr>
            <w:tcW w:w="1198" w:type="dxa"/>
            <w:tcBorders>
              <w:top w:val="outset" w:sz="6" w:space="0" w:color="000000"/>
              <w:left w:val="outset" w:sz="6" w:space="0" w:color="000000"/>
              <w:right w:val="outset" w:sz="6" w:space="0" w:color="000000"/>
            </w:tcBorders>
            <w:shd w:val="clear" w:color="auto" w:fill="auto"/>
            <w:tcMar>
              <w:top w:w="72" w:type="dxa"/>
              <w:bottom w:w="72" w:type="dxa"/>
            </w:tcMar>
            <w:vAlign w:val="bottom"/>
          </w:tcPr>
          <w:p w14:paraId="2C0AA9E5" w14:textId="77777777" w:rsidR="009F5F68" w:rsidRPr="004F4C67" w:rsidRDefault="009F5F68" w:rsidP="00740183">
            <w:pPr>
              <w:rPr>
                <w:b/>
                <w:szCs w:val="20"/>
              </w:rPr>
            </w:pPr>
            <w:r w:rsidRPr="004F4C67">
              <w:rPr>
                <w:b/>
                <w:szCs w:val="20"/>
              </w:rPr>
              <w:t xml:space="preserve">Nanoseconds </w:t>
            </w:r>
          </w:p>
          <w:p w14:paraId="5C8C6B09" w14:textId="77777777" w:rsidR="009F5F68" w:rsidRDefault="009F5F68" w:rsidP="00740183"/>
          <w:p w14:paraId="2EB5FB49" w14:textId="77777777" w:rsidR="009F5F68" w:rsidRPr="004F4C67" w:rsidRDefault="009F5F68" w:rsidP="00740183">
            <w:pPr>
              <w:rPr>
                <w:b/>
                <w:szCs w:val="20"/>
              </w:rPr>
            </w:pPr>
            <w:r w:rsidRPr="00CE0939">
              <w:t xml:space="preserve">4 Octets (uint32) </w:t>
            </w:r>
          </w:p>
        </w:tc>
        <w:tc>
          <w:tcPr>
            <w:tcW w:w="1198" w:type="dxa"/>
            <w:tcBorders>
              <w:top w:val="outset" w:sz="6" w:space="0" w:color="000000"/>
              <w:left w:val="outset" w:sz="6" w:space="0" w:color="000000"/>
              <w:right w:val="outset" w:sz="6" w:space="0" w:color="000000"/>
            </w:tcBorders>
            <w:shd w:val="clear" w:color="auto" w:fill="auto"/>
            <w:tcMar>
              <w:top w:w="72" w:type="dxa"/>
              <w:bottom w:w="72" w:type="dxa"/>
            </w:tcMar>
            <w:vAlign w:val="bottom"/>
          </w:tcPr>
          <w:p w14:paraId="550F197F" w14:textId="77777777" w:rsidR="009F5F68" w:rsidRPr="004F4C67" w:rsidRDefault="009F5F68" w:rsidP="00740183">
            <w:pPr>
              <w:rPr>
                <w:b/>
                <w:szCs w:val="20"/>
              </w:rPr>
            </w:pPr>
            <w:r w:rsidRPr="004F4C67">
              <w:rPr>
                <w:b/>
                <w:szCs w:val="20"/>
              </w:rPr>
              <w:t xml:space="preserve">Fractional </w:t>
            </w:r>
            <w:r w:rsidRPr="004F4C67">
              <w:rPr>
                <w:b/>
                <w:szCs w:val="20"/>
              </w:rPr>
              <w:br/>
              <w:t xml:space="preserve">Nanoseconds </w:t>
            </w:r>
          </w:p>
          <w:p w14:paraId="3382A365" w14:textId="77777777" w:rsidR="009F5F68" w:rsidRDefault="009F5F68" w:rsidP="00740183"/>
          <w:p w14:paraId="3C7EC408" w14:textId="77777777" w:rsidR="009F5F68" w:rsidRPr="004F4C67" w:rsidRDefault="009F5F68" w:rsidP="00740183">
            <w:pPr>
              <w:rPr>
                <w:b/>
                <w:szCs w:val="20"/>
              </w:rPr>
            </w:pPr>
            <w:r w:rsidRPr="00CE0939">
              <w:t>2 Octets</w:t>
            </w:r>
            <w:r w:rsidRPr="00CE0939">
              <w:br/>
              <w:t xml:space="preserve">(uint16) </w:t>
            </w:r>
          </w:p>
        </w:tc>
        <w:tc>
          <w:tcPr>
            <w:tcW w:w="736" w:type="dxa"/>
            <w:tcBorders>
              <w:top w:val="outset" w:sz="6" w:space="0" w:color="000000"/>
              <w:left w:val="outset" w:sz="6" w:space="0" w:color="000000"/>
              <w:right w:val="outset" w:sz="6" w:space="0" w:color="000000"/>
            </w:tcBorders>
            <w:shd w:val="clear" w:color="auto" w:fill="auto"/>
            <w:tcMar>
              <w:top w:w="72" w:type="dxa"/>
              <w:bottom w:w="72" w:type="dxa"/>
            </w:tcMar>
            <w:vAlign w:val="bottom"/>
          </w:tcPr>
          <w:p w14:paraId="6C79ADDB" w14:textId="77777777" w:rsidR="009F5F68" w:rsidRPr="004F4C67" w:rsidRDefault="009F5F68" w:rsidP="00740183">
            <w:pPr>
              <w:rPr>
                <w:b/>
                <w:szCs w:val="20"/>
              </w:rPr>
            </w:pPr>
            <w:r w:rsidRPr="004F4C67">
              <w:rPr>
                <w:b/>
                <w:szCs w:val="20"/>
              </w:rPr>
              <w:t xml:space="preserve">Epoch </w:t>
            </w:r>
          </w:p>
          <w:p w14:paraId="5C71F136" w14:textId="77777777" w:rsidR="009F5F68" w:rsidRDefault="009F5F68" w:rsidP="00740183">
            <w:pPr>
              <w:rPr>
                <w:w w:val="95"/>
              </w:rPr>
            </w:pPr>
          </w:p>
          <w:p w14:paraId="61C375ED" w14:textId="77777777" w:rsidR="009F5F68" w:rsidRPr="004F4C67" w:rsidRDefault="009F5F68" w:rsidP="00740183">
            <w:pPr>
              <w:rPr>
                <w:b/>
                <w:szCs w:val="20"/>
              </w:rPr>
            </w:pPr>
            <w:r w:rsidRPr="004F4C67">
              <w:rPr>
                <w:w w:val="95"/>
              </w:rPr>
              <w:t>2 Octets</w:t>
            </w:r>
            <w:r w:rsidRPr="004F4C67">
              <w:br/>
              <w:t xml:space="preserve">(uint16) </w:t>
            </w:r>
          </w:p>
        </w:tc>
        <w:tc>
          <w:tcPr>
            <w:tcW w:w="797" w:type="dxa"/>
            <w:tcBorders>
              <w:top w:val="outset" w:sz="6" w:space="0" w:color="000000"/>
              <w:left w:val="outset" w:sz="6" w:space="0" w:color="000000"/>
              <w:right w:val="outset" w:sz="6" w:space="0" w:color="000000"/>
            </w:tcBorders>
            <w:shd w:val="clear" w:color="auto" w:fill="auto"/>
            <w:tcMar>
              <w:top w:w="72" w:type="dxa"/>
              <w:bottom w:w="72" w:type="dxa"/>
            </w:tcMar>
            <w:vAlign w:val="bottom"/>
          </w:tcPr>
          <w:p w14:paraId="48DCFA10" w14:textId="77777777" w:rsidR="009F5F68" w:rsidRPr="004F4C67" w:rsidRDefault="009F5F68" w:rsidP="00740183">
            <w:pPr>
              <w:rPr>
                <w:b/>
                <w:szCs w:val="20"/>
              </w:rPr>
            </w:pPr>
            <w:r w:rsidRPr="004F4C67">
              <w:rPr>
                <w:b/>
                <w:szCs w:val="20"/>
              </w:rPr>
              <w:t>Flags</w:t>
            </w:r>
            <w:r w:rsidRPr="004F4C67">
              <w:rPr>
                <w:b/>
                <w:szCs w:val="20"/>
              </w:rPr>
              <w:br/>
            </w:r>
            <w:r w:rsidRPr="004F4C67">
              <w:rPr>
                <w:szCs w:val="20"/>
              </w:rPr>
              <w:t>0: Error</w:t>
            </w:r>
            <w:r w:rsidRPr="004F4C67">
              <w:rPr>
                <w:szCs w:val="20"/>
              </w:rPr>
              <w:br/>
              <w:t>1:</w:t>
            </w:r>
            <w:r w:rsidRPr="004F4C67">
              <w:rPr>
                <w:szCs w:val="20"/>
              </w:rPr>
              <w:br/>
            </w:r>
            <w:proofErr w:type="gramStart"/>
            <w:r w:rsidRPr="004F4C67">
              <w:rPr>
                <w:szCs w:val="20"/>
              </w:rPr>
              <w:t>2:Signal</w:t>
            </w:r>
            <w:proofErr w:type="gramEnd"/>
            <w:r w:rsidRPr="004F4C67">
              <w:rPr>
                <w:szCs w:val="20"/>
              </w:rPr>
              <w:br/>
              <w:t xml:space="preserve"> </w:t>
            </w:r>
            <w:r>
              <w:rPr>
                <w:szCs w:val="20"/>
              </w:rPr>
              <w:t xml:space="preserve">  </w:t>
            </w:r>
            <w:r w:rsidRPr="004F4C67">
              <w:rPr>
                <w:szCs w:val="20"/>
              </w:rPr>
              <w:t>Value</w:t>
            </w:r>
            <w:r w:rsidRPr="004F4C67">
              <w:rPr>
                <w:szCs w:val="20"/>
              </w:rPr>
              <w:br/>
              <w:t>3: Ack</w:t>
            </w:r>
            <w:r w:rsidRPr="004F4C67">
              <w:rPr>
                <w:b/>
                <w:szCs w:val="20"/>
              </w:rPr>
              <w:t xml:space="preserve"> </w:t>
            </w:r>
          </w:p>
          <w:p w14:paraId="62199465" w14:textId="77777777" w:rsidR="009F5F68" w:rsidRDefault="009F5F68" w:rsidP="00740183"/>
          <w:p w14:paraId="6AF7F025" w14:textId="77777777" w:rsidR="009F5F68" w:rsidRPr="004F4C67" w:rsidRDefault="009F5F68" w:rsidP="00740183">
            <w:pPr>
              <w:rPr>
                <w:b/>
                <w:szCs w:val="20"/>
              </w:rPr>
            </w:pPr>
            <w:r w:rsidRPr="00CE0939">
              <w:t>2 Octets</w:t>
            </w:r>
            <w:r w:rsidRPr="00CE0939">
              <w:br/>
              <w:t xml:space="preserve">(uint16) </w:t>
            </w:r>
          </w:p>
        </w:tc>
      </w:tr>
      <w:tr w:rsidR="009F5F68" w:rsidRPr="00CE0939" w14:paraId="18D6B53C" w14:textId="77777777" w:rsidTr="00740183">
        <w:trPr>
          <w:trHeight w:val="480"/>
        </w:trPr>
        <w:tc>
          <w:tcPr>
            <w:tcW w:w="775"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615CFDD3" w14:textId="77777777" w:rsidR="009F5F68" w:rsidRPr="00CE0939" w:rsidRDefault="009F5F68" w:rsidP="00740183">
            <w:r w:rsidRPr="00CE0939">
              <w:t xml:space="preserve">LXI </w:t>
            </w:r>
          </w:p>
        </w:tc>
        <w:tc>
          <w:tcPr>
            <w:tcW w:w="764"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2C0E178C" w14:textId="77777777" w:rsidR="009F5F68" w:rsidRPr="00CE0939" w:rsidRDefault="009F5F68" w:rsidP="00740183">
            <w:r w:rsidRPr="00CE0939">
              <w:t xml:space="preserve">0x00 </w:t>
            </w:r>
          </w:p>
        </w:tc>
        <w:tc>
          <w:tcPr>
            <w:tcW w:w="1086"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3B4759F0" w14:textId="77777777" w:rsidR="009F5F68" w:rsidRPr="00CE0939" w:rsidRDefault="009F5F68" w:rsidP="00740183">
            <w:r w:rsidRPr="00CE0939">
              <w:t xml:space="preserve">LAN0 </w:t>
            </w:r>
          </w:p>
        </w:tc>
        <w:tc>
          <w:tcPr>
            <w:tcW w:w="1086"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293B9F77" w14:textId="77777777" w:rsidR="009F5F68" w:rsidRPr="00CE0939" w:rsidRDefault="009F5F68" w:rsidP="00740183">
            <w:r w:rsidRPr="00CE0939">
              <w:t xml:space="preserve">0x1357feff </w:t>
            </w:r>
          </w:p>
        </w:tc>
        <w:tc>
          <w:tcPr>
            <w:tcW w:w="1086"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536AFFFB" w14:textId="77777777" w:rsidR="009F5F68" w:rsidRPr="00CE0939" w:rsidRDefault="009F5F68" w:rsidP="00740183">
            <w:r w:rsidRPr="00CE0939">
              <w:t xml:space="preserve">0x00000002 </w:t>
            </w:r>
          </w:p>
        </w:tc>
        <w:tc>
          <w:tcPr>
            <w:tcW w:w="1198"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768EBA92" w14:textId="77777777" w:rsidR="009F5F68" w:rsidRPr="00CE0939" w:rsidRDefault="009F5F68" w:rsidP="00740183">
            <w:r w:rsidRPr="00CE0939">
              <w:t xml:space="preserve">0x00000111 </w:t>
            </w:r>
          </w:p>
        </w:tc>
        <w:tc>
          <w:tcPr>
            <w:tcW w:w="1198"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2CAF18DB" w14:textId="77777777" w:rsidR="009F5F68" w:rsidRPr="00CE0939" w:rsidRDefault="009F5F68" w:rsidP="00740183">
            <w:r w:rsidRPr="00CE0939">
              <w:t xml:space="preserve">0x0000 </w:t>
            </w:r>
          </w:p>
        </w:tc>
        <w:tc>
          <w:tcPr>
            <w:tcW w:w="736"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5C397760" w14:textId="77777777" w:rsidR="009F5F68" w:rsidRPr="00CE0939" w:rsidRDefault="009F5F68" w:rsidP="00740183">
            <w:r w:rsidRPr="00CE0939">
              <w:t xml:space="preserve">0x0000 </w:t>
            </w:r>
          </w:p>
        </w:tc>
        <w:tc>
          <w:tcPr>
            <w:tcW w:w="797"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229C4450" w14:textId="77777777" w:rsidR="009F5F68" w:rsidRPr="00CE0939" w:rsidRDefault="009F5F68" w:rsidP="00740183">
            <w:r w:rsidRPr="00CE0939">
              <w:t>0x0004</w:t>
            </w:r>
            <w:r w:rsidRPr="00CE0939">
              <w:br/>
              <w:t xml:space="preserve">HDWR Value = TRUE </w:t>
            </w:r>
          </w:p>
        </w:tc>
      </w:tr>
      <w:tr w:rsidR="009F5F68" w:rsidRPr="00CE0939" w14:paraId="24BC1BBD" w14:textId="77777777" w:rsidTr="00740183">
        <w:trPr>
          <w:trHeight w:val="480"/>
        </w:trPr>
        <w:tc>
          <w:tcPr>
            <w:tcW w:w="775"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168033CC" w14:textId="77777777" w:rsidR="009F5F68" w:rsidRPr="00CE0939" w:rsidRDefault="009F5F68" w:rsidP="00740183">
            <w:r w:rsidRPr="00CE0939">
              <w:t xml:space="preserve">LXI </w:t>
            </w:r>
          </w:p>
        </w:tc>
        <w:tc>
          <w:tcPr>
            <w:tcW w:w="764"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7A874786" w14:textId="77777777" w:rsidR="009F5F68" w:rsidRPr="00CE0939" w:rsidRDefault="009F5F68" w:rsidP="00740183">
            <w:r w:rsidRPr="00CE0939">
              <w:t xml:space="preserve">0x00 </w:t>
            </w:r>
          </w:p>
        </w:tc>
        <w:tc>
          <w:tcPr>
            <w:tcW w:w="1086"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2F7BE542" w14:textId="77777777" w:rsidR="009F5F68" w:rsidRPr="00CE0939" w:rsidRDefault="009F5F68" w:rsidP="00740183">
            <w:r w:rsidRPr="00CE0939">
              <w:t xml:space="preserve">LAN5 </w:t>
            </w:r>
          </w:p>
        </w:tc>
        <w:tc>
          <w:tcPr>
            <w:tcW w:w="1086"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4A0D3603" w14:textId="77777777" w:rsidR="009F5F68" w:rsidRPr="00CE0939" w:rsidRDefault="009F5F68" w:rsidP="00740183">
            <w:r w:rsidRPr="00CE0939">
              <w:t xml:space="preserve">0x12345678 </w:t>
            </w:r>
          </w:p>
        </w:tc>
        <w:tc>
          <w:tcPr>
            <w:tcW w:w="1086"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41D8B6EA" w14:textId="77777777" w:rsidR="009F5F68" w:rsidRPr="00CE0939" w:rsidRDefault="009F5F68" w:rsidP="00740183">
            <w:r w:rsidRPr="00CE0939">
              <w:t xml:space="preserve">0x00000002 </w:t>
            </w:r>
          </w:p>
        </w:tc>
        <w:tc>
          <w:tcPr>
            <w:tcW w:w="1198"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3C266676" w14:textId="77777777" w:rsidR="009F5F68" w:rsidRPr="00CE0939" w:rsidRDefault="009F5F68" w:rsidP="00740183">
            <w:r w:rsidRPr="00CE0939">
              <w:t xml:space="preserve">0x80000000 </w:t>
            </w:r>
          </w:p>
        </w:tc>
        <w:tc>
          <w:tcPr>
            <w:tcW w:w="1198"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0E148F9E" w14:textId="77777777" w:rsidR="009F5F68" w:rsidRPr="00CE0939" w:rsidRDefault="009F5F68" w:rsidP="00740183">
            <w:r w:rsidRPr="00CE0939">
              <w:t xml:space="preserve">0x0000 </w:t>
            </w:r>
          </w:p>
        </w:tc>
        <w:tc>
          <w:tcPr>
            <w:tcW w:w="736"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096A4D03" w14:textId="77777777" w:rsidR="009F5F68" w:rsidRPr="00CE0939" w:rsidRDefault="009F5F68" w:rsidP="00740183">
            <w:r w:rsidRPr="00CE0939">
              <w:t xml:space="preserve">0x0000 </w:t>
            </w:r>
          </w:p>
        </w:tc>
        <w:tc>
          <w:tcPr>
            <w:tcW w:w="797"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65DFD526" w14:textId="77777777" w:rsidR="009F5F68" w:rsidRPr="00CE0939" w:rsidRDefault="009F5F68" w:rsidP="00740183">
            <w:r w:rsidRPr="00CE0939">
              <w:t>0x0004</w:t>
            </w:r>
            <w:r w:rsidRPr="00CE0939">
              <w:br/>
              <w:t xml:space="preserve">HDWR Value = TRUE </w:t>
            </w:r>
          </w:p>
        </w:tc>
      </w:tr>
      <w:tr w:rsidR="009F5F68" w:rsidRPr="00CE0939" w14:paraId="6B609B56" w14:textId="77777777" w:rsidTr="00740183">
        <w:trPr>
          <w:trHeight w:val="645"/>
        </w:trPr>
        <w:tc>
          <w:tcPr>
            <w:tcW w:w="775"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32A100AE" w14:textId="77777777" w:rsidR="009F5F68" w:rsidRPr="00CE0939" w:rsidRDefault="009F5F68" w:rsidP="00740183">
            <w:r w:rsidRPr="00CE0939">
              <w:t xml:space="preserve">LXI </w:t>
            </w:r>
          </w:p>
        </w:tc>
        <w:tc>
          <w:tcPr>
            <w:tcW w:w="764"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4230DF83" w14:textId="77777777" w:rsidR="009F5F68" w:rsidRPr="00CE0939" w:rsidRDefault="009F5F68" w:rsidP="00740183">
            <w:r w:rsidRPr="00CE0939">
              <w:t xml:space="preserve">0x01 </w:t>
            </w:r>
          </w:p>
        </w:tc>
        <w:tc>
          <w:tcPr>
            <w:tcW w:w="1086"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6D74BEE7" w14:textId="77777777" w:rsidR="009F5F68" w:rsidRPr="00CE0939" w:rsidRDefault="009F5F68" w:rsidP="00740183">
            <w:r w:rsidRPr="00CE0939">
              <w:t xml:space="preserve">LAN3 </w:t>
            </w:r>
          </w:p>
        </w:tc>
        <w:tc>
          <w:tcPr>
            <w:tcW w:w="1086"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03C60BC4" w14:textId="77777777" w:rsidR="009F5F68" w:rsidRPr="00CE0939" w:rsidRDefault="009F5F68" w:rsidP="00740183">
            <w:r w:rsidRPr="00CE0939">
              <w:t xml:space="preserve">0xff000539 </w:t>
            </w:r>
          </w:p>
        </w:tc>
        <w:tc>
          <w:tcPr>
            <w:tcW w:w="1086"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079A40C3" w14:textId="77777777" w:rsidR="009F5F68" w:rsidRPr="00CE0939" w:rsidRDefault="009F5F68" w:rsidP="00740183">
            <w:r w:rsidRPr="00CE0939">
              <w:t xml:space="preserve">0x463682c3 </w:t>
            </w:r>
          </w:p>
        </w:tc>
        <w:tc>
          <w:tcPr>
            <w:tcW w:w="1198"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5BE366F0" w14:textId="77777777" w:rsidR="009F5F68" w:rsidRPr="00CE0939" w:rsidRDefault="009F5F68" w:rsidP="00740183">
            <w:r w:rsidRPr="00CE0939">
              <w:t xml:space="preserve">0x1dcd6500 </w:t>
            </w:r>
          </w:p>
        </w:tc>
        <w:tc>
          <w:tcPr>
            <w:tcW w:w="1198"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0FD9751F" w14:textId="77777777" w:rsidR="009F5F68" w:rsidRPr="00CE0939" w:rsidRDefault="009F5F68" w:rsidP="00740183">
            <w:r w:rsidRPr="00CE0939">
              <w:t xml:space="preserve">0x0000 </w:t>
            </w:r>
          </w:p>
        </w:tc>
        <w:tc>
          <w:tcPr>
            <w:tcW w:w="736"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7FDA3782" w14:textId="77777777" w:rsidR="009F5F68" w:rsidRPr="00CE0939" w:rsidRDefault="009F5F68" w:rsidP="00740183">
            <w:r w:rsidRPr="00CE0939">
              <w:t xml:space="preserve">0x0000 </w:t>
            </w:r>
          </w:p>
        </w:tc>
        <w:tc>
          <w:tcPr>
            <w:tcW w:w="797"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04740A17" w14:textId="77777777" w:rsidR="009F5F68" w:rsidRPr="00CE0939" w:rsidRDefault="009F5F68" w:rsidP="00740183">
            <w:r w:rsidRPr="00CE0939">
              <w:t>0x0008</w:t>
            </w:r>
            <w:r w:rsidRPr="00CE0939">
              <w:br/>
              <w:t>ACK &amp;</w:t>
            </w:r>
            <w:r w:rsidRPr="00CE0939">
              <w:br/>
              <w:t xml:space="preserve">HDWR Value = FALSE </w:t>
            </w:r>
          </w:p>
        </w:tc>
      </w:tr>
    </w:tbl>
    <w:p w14:paraId="0DA123B1" w14:textId="77777777" w:rsidR="009F5F68" w:rsidRPr="00CE0939" w:rsidRDefault="009F5F68" w:rsidP="009F5F68"/>
    <w:p w14:paraId="156865A6" w14:textId="77777777" w:rsidR="009F5F68" w:rsidRDefault="009F5F68" w:rsidP="009F5F68">
      <w:pPr>
        <w:pStyle w:val="LXIBody"/>
      </w:pPr>
      <w:r>
        <w:br w:type="page"/>
      </w:r>
      <w:r>
        <w:lastRenderedPageBreak/>
        <w:t xml:space="preserve">Table </w:t>
      </w:r>
      <w:r w:rsidR="00185D2A">
        <w:t>5</w:t>
      </w:r>
      <w:r>
        <w:t>.2 illustrates usage of the data fields.</w:t>
      </w:r>
    </w:p>
    <w:p w14:paraId="577D3CB0" w14:textId="77777777" w:rsidR="009F5F68" w:rsidRDefault="009F5F68" w:rsidP="009F5F68">
      <w:pPr>
        <w:pStyle w:val="NoteHeading"/>
      </w:pPr>
      <w:r>
        <w:br/>
      </w:r>
      <w:r>
        <w:rPr>
          <w:b/>
        </w:rPr>
        <w:t>Note:</w:t>
      </w:r>
      <w:r>
        <w:t xml:space="preserve">  All LXI Event packets must be terminated by an empty data field – that is, one with a Data Length field with a value of zero and no Identifier or User Data field.</w:t>
      </w:r>
    </w:p>
    <w:p w14:paraId="4C4CEA3D" w14:textId="77777777" w:rsidR="009F5F68" w:rsidRDefault="009F5F68" w:rsidP="009F5F68"/>
    <w:p w14:paraId="3F4FF2B5" w14:textId="77777777" w:rsidR="009F5F68" w:rsidRDefault="009F5F68" w:rsidP="009F5F68">
      <w:pPr>
        <w:pStyle w:val="LXITableHeader"/>
      </w:pPr>
      <w:r>
        <w:t xml:space="preserve">Table </w:t>
      </w:r>
      <w:r w:rsidR="00185D2A">
        <w:t>5</w:t>
      </w:r>
      <w:r>
        <w:t xml:space="preserve">.2 – Usage </w:t>
      </w:r>
    </w:p>
    <w:p w14:paraId="50895670" w14:textId="77777777" w:rsidR="009F5F68" w:rsidRDefault="009F5F68" w:rsidP="009F5F68">
      <w:pPr>
        <w:pStyle w:val="LXITableHeader"/>
      </w:pPr>
    </w:p>
    <w:tbl>
      <w:tblPr>
        <w:tblW w:w="9270" w:type="dxa"/>
        <w:tblCellSpacing w:w="0" w:type="dxa"/>
        <w:tblBorders>
          <w:top w:val="outset" w:sz="6" w:space="0" w:color="000000"/>
          <w:left w:val="outset" w:sz="6" w:space="0" w:color="000000"/>
          <w:bottom w:val="outset" w:sz="6" w:space="0" w:color="000000"/>
          <w:right w:val="outset" w:sz="6" w:space="0" w:color="000000"/>
        </w:tblBorders>
        <w:tblCellMar>
          <w:left w:w="0" w:type="dxa"/>
          <w:right w:w="0" w:type="dxa"/>
        </w:tblCellMar>
        <w:tblLook w:val="0000" w:firstRow="0" w:lastRow="0" w:firstColumn="0" w:lastColumn="0" w:noHBand="0" w:noVBand="0"/>
      </w:tblPr>
      <w:tblGrid>
        <w:gridCol w:w="1067"/>
        <w:gridCol w:w="1112"/>
        <w:gridCol w:w="4597"/>
        <w:gridCol w:w="2494"/>
      </w:tblGrid>
      <w:tr w:rsidR="009F5F68" w14:paraId="0E512264" w14:textId="77777777" w:rsidTr="00740183">
        <w:trPr>
          <w:trHeight w:val="570"/>
          <w:tblCellSpacing w:w="0" w:type="dxa"/>
        </w:trPr>
        <w:tc>
          <w:tcPr>
            <w:tcW w:w="1065"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bottom"/>
          </w:tcPr>
          <w:p w14:paraId="48A99D8C" w14:textId="77777777" w:rsidR="009F5F68" w:rsidRPr="00D27E55" w:rsidRDefault="009F5F68" w:rsidP="00740183">
            <w:pPr>
              <w:rPr>
                <w:b/>
                <w:szCs w:val="20"/>
              </w:rPr>
            </w:pPr>
            <w:r w:rsidRPr="00D27E55">
              <w:rPr>
                <w:b/>
                <w:szCs w:val="20"/>
              </w:rPr>
              <w:t>Data Length</w:t>
            </w:r>
            <w:r w:rsidRPr="00D27E55">
              <w:rPr>
                <w:b/>
                <w:szCs w:val="20"/>
              </w:rPr>
              <w:br/>
            </w:r>
            <w:r>
              <w:rPr>
                <w:b/>
                <w:szCs w:val="20"/>
              </w:rPr>
              <w:br/>
            </w:r>
            <w:r w:rsidRPr="00D27E55">
              <w:rPr>
                <w:szCs w:val="20"/>
              </w:rPr>
              <w:t xml:space="preserve">(2 octets) </w:t>
            </w:r>
          </w:p>
        </w:tc>
        <w:tc>
          <w:tcPr>
            <w:tcW w:w="1110"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bottom"/>
          </w:tcPr>
          <w:p w14:paraId="192D4771" w14:textId="77777777" w:rsidR="009F5F68" w:rsidRDefault="009F5F68" w:rsidP="00740183">
            <w:pPr>
              <w:rPr>
                <w:szCs w:val="20"/>
              </w:rPr>
            </w:pPr>
            <w:r w:rsidRPr="00D27E55">
              <w:rPr>
                <w:b/>
                <w:szCs w:val="20"/>
              </w:rPr>
              <w:t>Identifier</w:t>
            </w:r>
            <w:r w:rsidRPr="00D27E55">
              <w:rPr>
                <w:szCs w:val="20"/>
              </w:rPr>
              <w:br/>
            </w:r>
          </w:p>
          <w:p w14:paraId="0B482F71" w14:textId="77777777" w:rsidR="009F5F68" w:rsidRPr="00D27E55" w:rsidRDefault="009F5F68" w:rsidP="00740183">
            <w:pPr>
              <w:rPr>
                <w:szCs w:val="20"/>
              </w:rPr>
            </w:pPr>
            <w:r w:rsidRPr="00D27E55">
              <w:rPr>
                <w:szCs w:val="20"/>
              </w:rPr>
              <w:t xml:space="preserve">(1 octet) </w:t>
            </w:r>
          </w:p>
        </w:tc>
        <w:tc>
          <w:tcPr>
            <w:tcW w:w="4590"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bottom"/>
          </w:tcPr>
          <w:p w14:paraId="3C283AE5" w14:textId="77777777" w:rsidR="009F5F68" w:rsidRDefault="009F5F68" w:rsidP="00740183">
            <w:pPr>
              <w:rPr>
                <w:szCs w:val="20"/>
              </w:rPr>
            </w:pPr>
            <w:r w:rsidRPr="00D27E55">
              <w:rPr>
                <w:b/>
                <w:szCs w:val="20"/>
              </w:rPr>
              <w:t>User Data</w:t>
            </w:r>
            <w:r w:rsidRPr="00D27E55">
              <w:rPr>
                <w:szCs w:val="20"/>
              </w:rPr>
              <w:br/>
            </w:r>
          </w:p>
          <w:p w14:paraId="1CA137F0" w14:textId="77777777" w:rsidR="009F5F68" w:rsidRPr="00D27E55" w:rsidRDefault="009F5F68" w:rsidP="00740183">
            <w:pPr>
              <w:rPr>
                <w:szCs w:val="20"/>
              </w:rPr>
            </w:pPr>
            <w:r w:rsidRPr="00D27E55">
              <w:rPr>
                <w:szCs w:val="20"/>
              </w:rPr>
              <w:t>(Data Length octets</w:t>
            </w:r>
            <w:r>
              <w:rPr>
                <w:szCs w:val="20"/>
              </w:rPr>
              <w:t>; e</w:t>
            </w:r>
            <w:r w:rsidRPr="00D27E55">
              <w:rPr>
                <w:szCs w:val="20"/>
              </w:rPr>
              <w:t xml:space="preserve">ncoded in hexadecimal) </w:t>
            </w:r>
          </w:p>
        </w:tc>
        <w:tc>
          <w:tcPr>
            <w:tcW w:w="2490"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bottom"/>
          </w:tcPr>
          <w:p w14:paraId="47E5581B" w14:textId="77777777" w:rsidR="009F5F68" w:rsidRDefault="009F5F68" w:rsidP="00740183">
            <w:pPr>
              <w:rPr>
                <w:b/>
                <w:szCs w:val="20"/>
              </w:rPr>
            </w:pPr>
            <w:r w:rsidRPr="00D27E55">
              <w:rPr>
                <w:b/>
                <w:szCs w:val="20"/>
              </w:rPr>
              <w:t xml:space="preserve">Notes </w:t>
            </w:r>
          </w:p>
          <w:p w14:paraId="38C1F859" w14:textId="77777777" w:rsidR="009F5F68" w:rsidRDefault="009F5F68" w:rsidP="00740183">
            <w:pPr>
              <w:rPr>
                <w:b/>
                <w:szCs w:val="20"/>
              </w:rPr>
            </w:pPr>
          </w:p>
          <w:p w14:paraId="0C8FE7CE" w14:textId="77777777" w:rsidR="009F5F68" w:rsidRPr="00D27E55" w:rsidRDefault="009F5F68" w:rsidP="00740183">
            <w:pPr>
              <w:rPr>
                <w:b/>
                <w:szCs w:val="20"/>
              </w:rPr>
            </w:pPr>
          </w:p>
        </w:tc>
      </w:tr>
      <w:tr w:rsidR="009F5F68" w14:paraId="5D35A543" w14:textId="77777777" w:rsidTr="00740183">
        <w:trPr>
          <w:trHeight w:val="405"/>
          <w:tblCellSpacing w:w="0" w:type="dxa"/>
        </w:trPr>
        <w:tc>
          <w:tcPr>
            <w:tcW w:w="1065"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center"/>
          </w:tcPr>
          <w:p w14:paraId="121ED020" w14:textId="77777777" w:rsidR="009F5F68" w:rsidRPr="00D27E55" w:rsidRDefault="009F5F68" w:rsidP="00740183">
            <w:pPr>
              <w:rPr>
                <w:szCs w:val="20"/>
              </w:rPr>
            </w:pPr>
            <w:r w:rsidRPr="00D27E55">
              <w:rPr>
                <w:szCs w:val="20"/>
              </w:rPr>
              <w:t xml:space="preserve">0x0008 </w:t>
            </w:r>
          </w:p>
        </w:tc>
        <w:tc>
          <w:tcPr>
            <w:tcW w:w="1110"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center"/>
          </w:tcPr>
          <w:p w14:paraId="4A85F1D9" w14:textId="77777777" w:rsidR="009F5F68" w:rsidRPr="00D27E55" w:rsidRDefault="009F5F68" w:rsidP="00740183">
            <w:pPr>
              <w:rPr>
                <w:szCs w:val="20"/>
              </w:rPr>
            </w:pPr>
            <w:r w:rsidRPr="00D27E55">
              <w:rPr>
                <w:szCs w:val="20"/>
              </w:rPr>
              <w:t xml:space="preserve">0x04 </w:t>
            </w:r>
          </w:p>
        </w:tc>
        <w:tc>
          <w:tcPr>
            <w:tcW w:w="4590"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center"/>
          </w:tcPr>
          <w:p w14:paraId="293EB0BC" w14:textId="77777777" w:rsidR="009F5F68" w:rsidRPr="00D27E55" w:rsidRDefault="009F5F68" w:rsidP="00740183">
            <w:pPr>
              <w:rPr>
                <w:szCs w:val="20"/>
              </w:rPr>
            </w:pPr>
            <w:r w:rsidRPr="00D27E55">
              <w:rPr>
                <w:szCs w:val="20"/>
              </w:rPr>
              <w:t xml:space="preserve">0102 0304 0506 0708 </w:t>
            </w:r>
          </w:p>
        </w:tc>
        <w:tc>
          <w:tcPr>
            <w:tcW w:w="2490"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center"/>
          </w:tcPr>
          <w:p w14:paraId="0866CFB8" w14:textId="77777777" w:rsidR="009F5F68" w:rsidRPr="00D27E55" w:rsidRDefault="009F5F68" w:rsidP="00740183">
            <w:pPr>
              <w:rPr>
                <w:szCs w:val="20"/>
              </w:rPr>
            </w:pPr>
            <w:r w:rsidRPr="00D27E55">
              <w:rPr>
                <w:szCs w:val="20"/>
              </w:rPr>
              <w:t xml:space="preserve">User-defined data type </w:t>
            </w:r>
          </w:p>
        </w:tc>
      </w:tr>
      <w:tr w:rsidR="009F5F68" w14:paraId="137D45C4" w14:textId="77777777" w:rsidTr="00740183">
        <w:trPr>
          <w:trHeight w:val="405"/>
          <w:tblCellSpacing w:w="0" w:type="dxa"/>
        </w:trPr>
        <w:tc>
          <w:tcPr>
            <w:tcW w:w="1065"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center"/>
          </w:tcPr>
          <w:p w14:paraId="72F971B6" w14:textId="77777777" w:rsidR="009F5F68" w:rsidRPr="00D27E55" w:rsidRDefault="009F5F68" w:rsidP="00740183">
            <w:pPr>
              <w:rPr>
                <w:szCs w:val="20"/>
              </w:rPr>
            </w:pPr>
            <w:r w:rsidRPr="00D27E55">
              <w:rPr>
                <w:szCs w:val="20"/>
              </w:rPr>
              <w:t xml:space="preserve">0x0011 </w:t>
            </w:r>
          </w:p>
        </w:tc>
        <w:tc>
          <w:tcPr>
            <w:tcW w:w="1110"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center"/>
          </w:tcPr>
          <w:p w14:paraId="1E04E48D" w14:textId="77777777" w:rsidR="009F5F68" w:rsidRPr="00D27E55" w:rsidRDefault="009F5F68" w:rsidP="00740183">
            <w:pPr>
              <w:rPr>
                <w:szCs w:val="20"/>
              </w:rPr>
            </w:pPr>
            <w:r w:rsidRPr="00D27E55">
              <w:rPr>
                <w:szCs w:val="20"/>
              </w:rPr>
              <w:t xml:space="preserve">0xFF </w:t>
            </w:r>
          </w:p>
        </w:tc>
        <w:tc>
          <w:tcPr>
            <w:tcW w:w="4590"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center"/>
          </w:tcPr>
          <w:p w14:paraId="67EE7D26" w14:textId="77777777" w:rsidR="009F5F68" w:rsidRPr="00D27E55" w:rsidRDefault="009F5F68" w:rsidP="00740183">
            <w:pPr>
              <w:rPr>
                <w:szCs w:val="20"/>
              </w:rPr>
            </w:pPr>
            <w:r w:rsidRPr="00D27E55">
              <w:rPr>
                <w:szCs w:val="20"/>
              </w:rPr>
              <w:t xml:space="preserve">5468 6973 2069 7320 6120 7374 7269 6E67 2E </w:t>
            </w:r>
          </w:p>
        </w:tc>
        <w:tc>
          <w:tcPr>
            <w:tcW w:w="2490"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center"/>
          </w:tcPr>
          <w:p w14:paraId="00138DAF" w14:textId="77777777" w:rsidR="009F5F68" w:rsidRPr="00D27E55" w:rsidRDefault="009F5F68" w:rsidP="00740183">
            <w:pPr>
              <w:rPr>
                <w:szCs w:val="20"/>
              </w:rPr>
            </w:pPr>
            <w:r w:rsidRPr="00D27E55">
              <w:rPr>
                <w:szCs w:val="20"/>
              </w:rPr>
              <w:t xml:space="preserve">The ASCII </w:t>
            </w:r>
            <w:r>
              <w:rPr>
                <w:szCs w:val="20"/>
              </w:rPr>
              <w:t>s</w:t>
            </w:r>
            <w:r w:rsidRPr="00D27E55">
              <w:rPr>
                <w:szCs w:val="20"/>
              </w:rPr>
              <w:t>tring</w:t>
            </w:r>
            <w:r>
              <w:rPr>
                <w:szCs w:val="20"/>
              </w:rPr>
              <w:t>,</w:t>
            </w:r>
            <w:r w:rsidRPr="00D27E55">
              <w:rPr>
                <w:szCs w:val="20"/>
              </w:rPr>
              <w:t xml:space="preserve"> “This is a string.” </w:t>
            </w:r>
          </w:p>
        </w:tc>
      </w:tr>
      <w:tr w:rsidR="009F5F68" w14:paraId="6B1CC5D1" w14:textId="77777777" w:rsidTr="00740183">
        <w:trPr>
          <w:trHeight w:val="405"/>
          <w:tblCellSpacing w:w="0" w:type="dxa"/>
        </w:trPr>
        <w:tc>
          <w:tcPr>
            <w:tcW w:w="1065"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center"/>
          </w:tcPr>
          <w:p w14:paraId="499267BF" w14:textId="77777777" w:rsidR="009F5F68" w:rsidRPr="00D27E55" w:rsidRDefault="009F5F68" w:rsidP="00740183">
            <w:pPr>
              <w:rPr>
                <w:szCs w:val="20"/>
              </w:rPr>
            </w:pPr>
            <w:r w:rsidRPr="00D27E55">
              <w:rPr>
                <w:szCs w:val="20"/>
              </w:rPr>
              <w:t xml:space="preserve">0x0008 </w:t>
            </w:r>
          </w:p>
        </w:tc>
        <w:tc>
          <w:tcPr>
            <w:tcW w:w="1110"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center"/>
          </w:tcPr>
          <w:p w14:paraId="55077F4F" w14:textId="77777777" w:rsidR="009F5F68" w:rsidRPr="00D27E55" w:rsidRDefault="009F5F68" w:rsidP="00740183">
            <w:pPr>
              <w:rPr>
                <w:szCs w:val="20"/>
              </w:rPr>
            </w:pPr>
            <w:r w:rsidRPr="00D27E55">
              <w:rPr>
                <w:szCs w:val="20"/>
              </w:rPr>
              <w:t xml:space="preserve">0xFC </w:t>
            </w:r>
          </w:p>
        </w:tc>
        <w:tc>
          <w:tcPr>
            <w:tcW w:w="4590"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center"/>
          </w:tcPr>
          <w:p w14:paraId="7225A73A" w14:textId="77777777" w:rsidR="009F5F68" w:rsidRPr="00D27E55" w:rsidRDefault="009F5F68" w:rsidP="00740183">
            <w:pPr>
              <w:rPr>
                <w:szCs w:val="20"/>
              </w:rPr>
            </w:pPr>
            <w:r w:rsidRPr="00D27E55">
              <w:rPr>
                <w:szCs w:val="20"/>
              </w:rPr>
              <w:t xml:space="preserve">0102 1112 2122 3132 </w:t>
            </w:r>
          </w:p>
        </w:tc>
        <w:tc>
          <w:tcPr>
            <w:tcW w:w="2490"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center"/>
          </w:tcPr>
          <w:p w14:paraId="38757101" w14:textId="77777777" w:rsidR="009F5F68" w:rsidRPr="00D27E55" w:rsidRDefault="009F5F68" w:rsidP="00740183">
            <w:pPr>
              <w:rPr>
                <w:szCs w:val="20"/>
              </w:rPr>
            </w:pPr>
            <w:r w:rsidRPr="00D27E55">
              <w:rPr>
                <w:szCs w:val="20"/>
              </w:rPr>
              <w:t xml:space="preserve">Four int16’s </w:t>
            </w:r>
          </w:p>
        </w:tc>
      </w:tr>
      <w:tr w:rsidR="009F5F68" w14:paraId="149F34F6" w14:textId="77777777" w:rsidTr="00740183">
        <w:trPr>
          <w:trHeight w:val="390"/>
          <w:tblCellSpacing w:w="0" w:type="dxa"/>
        </w:trPr>
        <w:tc>
          <w:tcPr>
            <w:tcW w:w="1065"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center"/>
          </w:tcPr>
          <w:p w14:paraId="2914FCFC" w14:textId="77777777" w:rsidR="009F5F68" w:rsidRPr="00D27E55" w:rsidRDefault="009F5F68" w:rsidP="00740183">
            <w:pPr>
              <w:rPr>
                <w:szCs w:val="20"/>
              </w:rPr>
            </w:pPr>
            <w:r w:rsidRPr="00D27E55">
              <w:rPr>
                <w:szCs w:val="20"/>
              </w:rPr>
              <w:t xml:space="preserve">0x0000 </w:t>
            </w:r>
          </w:p>
        </w:tc>
        <w:tc>
          <w:tcPr>
            <w:tcW w:w="1110"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center"/>
          </w:tcPr>
          <w:p w14:paraId="100C5B58" w14:textId="77777777" w:rsidR="009F5F68" w:rsidRPr="00D27E55" w:rsidRDefault="009F5F68" w:rsidP="00740183">
            <w:pPr>
              <w:rPr>
                <w:szCs w:val="20"/>
              </w:rPr>
            </w:pPr>
            <w:r w:rsidRPr="00D27E55">
              <w:rPr>
                <w:szCs w:val="20"/>
              </w:rPr>
              <w:t xml:space="preserve"> </w:t>
            </w:r>
          </w:p>
        </w:tc>
        <w:tc>
          <w:tcPr>
            <w:tcW w:w="4590"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center"/>
          </w:tcPr>
          <w:p w14:paraId="41004F19" w14:textId="77777777" w:rsidR="009F5F68" w:rsidRPr="00D27E55" w:rsidRDefault="009F5F68" w:rsidP="00740183">
            <w:pPr>
              <w:rPr>
                <w:szCs w:val="20"/>
              </w:rPr>
            </w:pPr>
          </w:p>
        </w:tc>
        <w:tc>
          <w:tcPr>
            <w:tcW w:w="2490"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center"/>
          </w:tcPr>
          <w:p w14:paraId="67B16D15" w14:textId="77777777" w:rsidR="009F5F68" w:rsidRPr="00D27E55" w:rsidRDefault="009F5F68" w:rsidP="00740183">
            <w:pPr>
              <w:rPr>
                <w:szCs w:val="20"/>
              </w:rPr>
            </w:pPr>
            <w:r w:rsidRPr="00D27E55">
              <w:rPr>
                <w:szCs w:val="20"/>
              </w:rPr>
              <w:t xml:space="preserve">Packet Terminator </w:t>
            </w:r>
          </w:p>
        </w:tc>
      </w:tr>
    </w:tbl>
    <w:p w14:paraId="2768ED13" w14:textId="77777777" w:rsidR="009F5F68" w:rsidRDefault="009F5F68" w:rsidP="009F5F68">
      <w:pPr>
        <w:pStyle w:val="LXIBody"/>
      </w:pPr>
      <w:r>
        <w:t xml:space="preserve">The octet stream for the LXI Event in the first row of Table </w:t>
      </w:r>
      <w:r w:rsidR="00185D2A">
        <w:t>5</w:t>
      </w:r>
      <w:r>
        <w:t xml:space="preserve">.1 containing </w:t>
      </w:r>
      <w:proofErr w:type="gramStart"/>
      <w:r>
        <w:t>all of</w:t>
      </w:r>
      <w:proofErr w:type="gramEnd"/>
      <w:r>
        <w:t xml:space="preserve"> the data fields of Table </w:t>
      </w:r>
      <w:r w:rsidR="00185D2A">
        <w:t>5</w:t>
      </w:r>
      <w:r>
        <w:t>.2 and encoded in hexadecimal would be the following:</w:t>
      </w:r>
    </w:p>
    <w:p w14:paraId="65A6E5F0" w14:textId="77777777" w:rsidR="009F5F68" w:rsidRPr="00BE05EB" w:rsidRDefault="009F5F68" w:rsidP="009F5F68">
      <w:pPr>
        <w:pStyle w:val="LXICode2"/>
        <w:rPr>
          <w:lang w:val="it-IT"/>
        </w:rPr>
      </w:pPr>
      <w:r w:rsidRPr="00BE05EB">
        <w:rPr>
          <w:lang w:val="it-IT"/>
        </w:rPr>
        <w:t>4C58 4900 4C41 4E30 0000 0000 0000 0000 0000 0000 1357 FEFF 0000 0002 0000 0111 0000 0000 0004 0008 0401 0203 0405 0607 0800 11FF 5468 6973 2069 7320 6120 7374 7269 6E67 2E00 08FC 0102 1112 2122 3132 0000</w:t>
      </w:r>
    </w:p>
    <w:p w14:paraId="67C0C651" w14:textId="77777777" w:rsidR="009F5F68" w:rsidRPr="00B67D75" w:rsidRDefault="009F5F68" w:rsidP="009F5F68">
      <w:pPr>
        <w:pStyle w:val="LXIBody"/>
        <w:rPr>
          <w:lang w:val="de-DE"/>
        </w:rPr>
      </w:pPr>
      <w:r w:rsidRPr="00B67D75">
        <w:rPr>
          <w:lang w:val="de-DE"/>
        </w:rPr>
        <w:br/>
      </w:r>
    </w:p>
    <w:tbl>
      <w:tblPr>
        <w:tblW w:w="9240" w:type="dxa"/>
        <w:tblCellSpacing w:w="0" w:type="dxa"/>
        <w:tblBorders>
          <w:top w:val="outset" w:sz="6" w:space="0" w:color="000000"/>
          <w:left w:val="outset" w:sz="6" w:space="0" w:color="000000"/>
          <w:bottom w:val="outset" w:sz="6" w:space="0" w:color="000000"/>
          <w:right w:val="outset" w:sz="6" w:space="0" w:color="000000"/>
        </w:tblBorders>
        <w:tblCellMar>
          <w:top w:w="120" w:type="dxa"/>
          <w:left w:w="120" w:type="dxa"/>
          <w:bottom w:w="120" w:type="dxa"/>
          <w:right w:w="120" w:type="dxa"/>
        </w:tblCellMar>
        <w:tblLook w:val="0000" w:firstRow="0" w:lastRow="0" w:firstColumn="0" w:lastColumn="0" w:noHBand="0" w:noVBand="0"/>
      </w:tblPr>
      <w:tblGrid>
        <w:gridCol w:w="5207"/>
        <w:gridCol w:w="4033"/>
      </w:tblGrid>
      <w:tr w:rsidR="009F5F68" w:rsidRPr="0018409A" w14:paraId="626E6076" w14:textId="77777777" w:rsidTr="00740183">
        <w:trPr>
          <w:tblCellSpacing w:w="0" w:type="dxa"/>
        </w:trPr>
        <w:tc>
          <w:tcPr>
            <w:tcW w:w="5207"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tcPr>
          <w:p w14:paraId="342293D2" w14:textId="77777777" w:rsidR="009F5F68" w:rsidRPr="00400475" w:rsidRDefault="009F5F68" w:rsidP="00740183">
            <w:pPr>
              <w:rPr>
                <w:b/>
                <w:szCs w:val="20"/>
              </w:rPr>
            </w:pPr>
            <w:r w:rsidRPr="00400475">
              <w:rPr>
                <w:b/>
                <w:szCs w:val="20"/>
              </w:rPr>
              <w:t xml:space="preserve">Octets </w:t>
            </w:r>
          </w:p>
        </w:tc>
        <w:tc>
          <w:tcPr>
            <w:tcW w:w="4033"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tcPr>
          <w:p w14:paraId="13498ABD" w14:textId="77777777" w:rsidR="009F5F68" w:rsidRPr="00400475" w:rsidRDefault="009F5F68" w:rsidP="00740183">
            <w:pPr>
              <w:rPr>
                <w:b/>
                <w:szCs w:val="20"/>
              </w:rPr>
            </w:pPr>
            <w:r w:rsidRPr="00400475">
              <w:rPr>
                <w:b/>
                <w:szCs w:val="20"/>
              </w:rPr>
              <w:t xml:space="preserve">Notes </w:t>
            </w:r>
          </w:p>
        </w:tc>
      </w:tr>
      <w:tr w:rsidR="009F5F68" w:rsidRPr="0018409A" w14:paraId="2AD2B1A4" w14:textId="77777777" w:rsidTr="00740183">
        <w:trPr>
          <w:tblCellSpacing w:w="0" w:type="dxa"/>
        </w:trPr>
        <w:tc>
          <w:tcPr>
            <w:tcW w:w="5207"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tcPr>
          <w:p w14:paraId="2BCF70D7" w14:textId="77777777" w:rsidR="009F5F68" w:rsidRPr="00BE05EB" w:rsidRDefault="009F5F68" w:rsidP="00740183">
            <w:pPr>
              <w:rPr>
                <w:szCs w:val="20"/>
                <w:lang w:val="it-IT"/>
              </w:rPr>
            </w:pPr>
            <w:r w:rsidRPr="00BE05EB">
              <w:rPr>
                <w:szCs w:val="20"/>
                <w:lang w:val="it-IT"/>
              </w:rPr>
              <w:t xml:space="preserve">4C58 49 </w:t>
            </w:r>
          </w:p>
          <w:p w14:paraId="552E05E9" w14:textId="77777777" w:rsidR="009F5F68" w:rsidRPr="00BE05EB" w:rsidRDefault="009F5F68" w:rsidP="00740183">
            <w:pPr>
              <w:rPr>
                <w:szCs w:val="20"/>
                <w:lang w:val="it-IT"/>
              </w:rPr>
            </w:pPr>
            <w:r w:rsidRPr="00BE05EB">
              <w:rPr>
                <w:szCs w:val="20"/>
                <w:lang w:val="it-IT"/>
              </w:rPr>
              <w:t xml:space="preserve">00 </w:t>
            </w:r>
          </w:p>
          <w:p w14:paraId="130B131F" w14:textId="77777777" w:rsidR="009F5F68" w:rsidRPr="00BE05EB" w:rsidRDefault="009F5F68" w:rsidP="00740183">
            <w:pPr>
              <w:rPr>
                <w:szCs w:val="20"/>
                <w:lang w:val="it-IT"/>
              </w:rPr>
            </w:pPr>
            <w:r w:rsidRPr="00BE05EB">
              <w:rPr>
                <w:szCs w:val="20"/>
                <w:lang w:val="it-IT"/>
              </w:rPr>
              <w:t xml:space="preserve">4C41 4E30 0000 0000 0000 0000 0000 0000 </w:t>
            </w:r>
          </w:p>
          <w:p w14:paraId="301A3660" w14:textId="77777777" w:rsidR="009F5F68" w:rsidRPr="00BE05EB" w:rsidRDefault="009F5F68" w:rsidP="00740183">
            <w:pPr>
              <w:rPr>
                <w:szCs w:val="20"/>
                <w:lang w:val="it-IT"/>
              </w:rPr>
            </w:pPr>
            <w:r w:rsidRPr="00BE05EB">
              <w:rPr>
                <w:szCs w:val="20"/>
                <w:lang w:val="it-IT"/>
              </w:rPr>
              <w:t xml:space="preserve">1357 FEFF </w:t>
            </w:r>
          </w:p>
          <w:p w14:paraId="719E8A00" w14:textId="77777777" w:rsidR="009F5F68" w:rsidRPr="00BE05EB" w:rsidRDefault="009F5F68" w:rsidP="00740183">
            <w:pPr>
              <w:rPr>
                <w:szCs w:val="20"/>
                <w:lang w:val="it-IT"/>
              </w:rPr>
            </w:pPr>
            <w:r w:rsidRPr="00BE05EB">
              <w:rPr>
                <w:szCs w:val="20"/>
                <w:lang w:val="it-IT"/>
              </w:rPr>
              <w:t xml:space="preserve">0000 0002 </w:t>
            </w:r>
          </w:p>
          <w:p w14:paraId="1A70B433" w14:textId="77777777" w:rsidR="009F5F68" w:rsidRPr="00BE05EB" w:rsidRDefault="009F5F68" w:rsidP="00740183">
            <w:pPr>
              <w:rPr>
                <w:szCs w:val="20"/>
                <w:lang w:val="it-IT"/>
              </w:rPr>
            </w:pPr>
            <w:r w:rsidRPr="00BE05EB">
              <w:rPr>
                <w:szCs w:val="20"/>
                <w:lang w:val="it-IT"/>
              </w:rPr>
              <w:t xml:space="preserve">0000 0111 </w:t>
            </w:r>
          </w:p>
          <w:p w14:paraId="6B85DB5C" w14:textId="77777777" w:rsidR="009F5F68" w:rsidRPr="00BE05EB" w:rsidRDefault="009F5F68" w:rsidP="00740183">
            <w:pPr>
              <w:rPr>
                <w:szCs w:val="20"/>
                <w:lang w:val="it-IT"/>
              </w:rPr>
            </w:pPr>
            <w:r w:rsidRPr="00BE05EB">
              <w:rPr>
                <w:szCs w:val="20"/>
                <w:lang w:val="it-IT"/>
              </w:rPr>
              <w:t xml:space="preserve">0000 </w:t>
            </w:r>
          </w:p>
          <w:p w14:paraId="10DD1826" w14:textId="77777777" w:rsidR="009F5F68" w:rsidRPr="00BE05EB" w:rsidRDefault="009F5F68" w:rsidP="00740183">
            <w:pPr>
              <w:rPr>
                <w:szCs w:val="20"/>
                <w:lang w:val="it-IT"/>
              </w:rPr>
            </w:pPr>
            <w:r w:rsidRPr="00BE05EB">
              <w:rPr>
                <w:szCs w:val="20"/>
                <w:lang w:val="it-IT"/>
              </w:rPr>
              <w:t xml:space="preserve">0000 </w:t>
            </w:r>
          </w:p>
          <w:p w14:paraId="3B96AD93" w14:textId="77777777" w:rsidR="009F5F68" w:rsidRPr="00BE05EB" w:rsidRDefault="009F5F68" w:rsidP="00740183">
            <w:pPr>
              <w:rPr>
                <w:szCs w:val="20"/>
                <w:lang w:val="it-IT"/>
              </w:rPr>
            </w:pPr>
            <w:r w:rsidRPr="00BE05EB">
              <w:rPr>
                <w:szCs w:val="20"/>
                <w:lang w:val="it-IT"/>
              </w:rPr>
              <w:t xml:space="preserve">0004 </w:t>
            </w:r>
          </w:p>
          <w:p w14:paraId="1B7C24C3" w14:textId="77777777" w:rsidR="009F5F68" w:rsidRPr="00BE05EB" w:rsidRDefault="009F5F68" w:rsidP="00740183">
            <w:pPr>
              <w:rPr>
                <w:szCs w:val="20"/>
                <w:lang w:val="it-IT"/>
              </w:rPr>
            </w:pPr>
            <w:r w:rsidRPr="00BE05EB">
              <w:rPr>
                <w:szCs w:val="20"/>
                <w:lang w:val="it-IT"/>
              </w:rPr>
              <w:t xml:space="preserve">0008 </w:t>
            </w:r>
          </w:p>
          <w:p w14:paraId="0386B828" w14:textId="77777777" w:rsidR="009F5F68" w:rsidRPr="00BE05EB" w:rsidRDefault="009F5F68" w:rsidP="00740183">
            <w:pPr>
              <w:rPr>
                <w:szCs w:val="20"/>
                <w:lang w:val="it-IT"/>
              </w:rPr>
            </w:pPr>
            <w:r w:rsidRPr="00BE05EB">
              <w:rPr>
                <w:szCs w:val="20"/>
                <w:lang w:val="it-IT"/>
              </w:rPr>
              <w:t xml:space="preserve">04 </w:t>
            </w:r>
          </w:p>
          <w:p w14:paraId="4936A23E" w14:textId="77777777" w:rsidR="009F5F68" w:rsidRPr="00BE05EB" w:rsidRDefault="009F5F68" w:rsidP="00740183">
            <w:pPr>
              <w:rPr>
                <w:szCs w:val="20"/>
                <w:lang w:val="it-IT"/>
              </w:rPr>
            </w:pPr>
            <w:r w:rsidRPr="00BE05EB">
              <w:rPr>
                <w:szCs w:val="20"/>
                <w:lang w:val="it-IT"/>
              </w:rPr>
              <w:t xml:space="preserve">0102 0304 0506 0708 </w:t>
            </w:r>
          </w:p>
          <w:p w14:paraId="2019B509" w14:textId="77777777" w:rsidR="009F5F68" w:rsidRPr="00BE05EB" w:rsidRDefault="009F5F68" w:rsidP="00740183">
            <w:pPr>
              <w:rPr>
                <w:szCs w:val="20"/>
                <w:lang w:val="it-IT"/>
              </w:rPr>
            </w:pPr>
            <w:r w:rsidRPr="00BE05EB">
              <w:rPr>
                <w:szCs w:val="20"/>
                <w:lang w:val="it-IT"/>
              </w:rPr>
              <w:t xml:space="preserve">0011 </w:t>
            </w:r>
          </w:p>
          <w:p w14:paraId="7424480F" w14:textId="77777777" w:rsidR="009F5F68" w:rsidRPr="00BE05EB" w:rsidRDefault="009F5F68" w:rsidP="00740183">
            <w:pPr>
              <w:rPr>
                <w:szCs w:val="20"/>
                <w:lang w:val="it-IT"/>
              </w:rPr>
            </w:pPr>
            <w:r w:rsidRPr="00BE05EB">
              <w:rPr>
                <w:szCs w:val="20"/>
                <w:lang w:val="it-IT"/>
              </w:rPr>
              <w:t xml:space="preserve">FF </w:t>
            </w:r>
          </w:p>
          <w:p w14:paraId="78DC5F2F" w14:textId="77777777" w:rsidR="009F5F68" w:rsidRPr="00BE05EB" w:rsidRDefault="009F5F68" w:rsidP="00740183">
            <w:pPr>
              <w:rPr>
                <w:szCs w:val="20"/>
                <w:lang w:val="it-IT"/>
              </w:rPr>
            </w:pPr>
            <w:r w:rsidRPr="00BE05EB">
              <w:rPr>
                <w:szCs w:val="20"/>
                <w:lang w:val="it-IT"/>
              </w:rPr>
              <w:t xml:space="preserve">5468 6973 2069 7320 6120 7374 7269 6E67 2E </w:t>
            </w:r>
          </w:p>
          <w:p w14:paraId="11CF0974" w14:textId="77777777" w:rsidR="009F5F68" w:rsidRPr="0018409A" w:rsidRDefault="009F5F68" w:rsidP="00740183">
            <w:pPr>
              <w:rPr>
                <w:szCs w:val="20"/>
              </w:rPr>
            </w:pPr>
            <w:r w:rsidRPr="0018409A">
              <w:rPr>
                <w:szCs w:val="20"/>
              </w:rPr>
              <w:t xml:space="preserve">0008 </w:t>
            </w:r>
          </w:p>
          <w:p w14:paraId="0F8F5464" w14:textId="77777777" w:rsidR="009F5F68" w:rsidRPr="0018409A" w:rsidRDefault="009F5F68" w:rsidP="00740183">
            <w:pPr>
              <w:rPr>
                <w:szCs w:val="20"/>
              </w:rPr>
            </w:pPr>
            <w:r w:rsidRPr="0018409A">
              <w:rPr>
                <w:szCs w:val="20"/>
              </w:rPr>
              <w:t xml:space="preserve">FC </w:t>
            </w:r>
          </w:p>
          <w:p w14:paraId="4A72ACB6" w14:textId="77777777" w:rsidR="009F5F68" w:rsidRPr="0018409A" w:rsidRDefault="009F5F68" w:rsidP="00740183">
            <w:pPr>
              <w:rPr>
                <w:szCs w:val="20"/>
              </w:rPr>
            </w:pPr>
            <w:r w:rsidRPr="0018409A">
              <w:rPr>
                <w:szCs w:val="20"/>
              </w:rPr>
              <w:t xml:space="preserve">0102 1112 2122 3132 </w:t>
            </w:r>
          </w:p>
          <w:p w14:paraId="678A8708" w14:textId="77777777" w:rsidR="009F5F68" w:rsidRPr="0018409A" w:rsidRDefault="009F5F68" w:rsidP="00740183">
            <w:pPr>
              <w:rPr>
                <w:szCs w:val="20"/>
              </w:rPr>
            </w:pPr>
            <w:r w:rsidRPr="0018409A">
              <w:rPr>
                <w:szCs w:val="20"/>
              </w:rPr>
              <w:t xml:space="preserve">0000 </w:t>
            </w:r>
          </w:p>
        </w:tc>
        <w:tc>
          <w:tcPr>
            <w:tcW w:w="4033"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tcPr>
          <w:p w14:paraId="08BEC750" w14:textId="77777777" w:rsidR="009F5F68" w:rsidRPr="0018409A" w:rsidRDefault="009F5F68" w:rsidP="00740183">
            <w:pPr>
              <w:rPr>
                <w:szCs w:val="20"/>
              </w:rPr>
            </w:pPr>
            <w:r w:rsidRPr="0018409A">
              <w:rPr>
                <w:szCs w:val="20"/>
              </w:rPr>
              <w:t xml:space="preserve">LXI </w:t>
            </w:r>
          </w:p>
          <w:p w14:paraId="56613FA8" w14:textId="77777777" w:rsidR="009F5F68" w:rsidRPr="0018409A" w:rsidRDefault="009F5F68" w:rsidP="00740183">
            <w:pPr>
              <w:rPr>
                <w:szCs w:val="20"/>
              </w:rPr>
            </w:pPr>
            <w:r w:rsidRPr="0018409A">
              <w:rPr>
                <w:szCs w:val="20"/>
              </w:rPr>
              <w:t xml:space="preserve">Domain = 0 </w:t>
            </w:r>
          </w:p>
          <w:p w14:paraId="338F48D1" w14:textId="77777777" w:rsidR="009F5F68" w:rsidRPr="0018409A" w:rsidRDefault="009F5F68" w:rsidP="00740183">
            <w:pPr>
              <w:rPr>
                <w:szCs w:val="20"/>
              </w:rPr>
            </w:pPr>
            <w:r w:rsidRPr="0018409A">
              <w:rPr>
                <w:szCs w:val="20"/>
              </w:rPr>
              <w:t xml:space="preserve">Event ID = “LAN0” </w:t>
            </w:r>
          </w:p>
          <w:p w14:paraId="491FF4B9" w14:textId="77777777" w:rsidR="009F5F68" w:rsidRPr="0018409A" w:rsidRDefault="009F5F68" w:rsidP="00740183">
            <w:pPr>
              <w:rPr>
                <w:szCs w:val="20"/>
              </w:rPr>
            </w:pPr>
            <w:r w:rsidRPr="0018409A">
              <w:rPr>
                <w:szCs w:val="20"/>
              </w:rPr>
              <w:t xml:space="preserve">Sequence Number </w:t>
            </w:r>
          </w:p>
          <w:p w14:paraId="43B1FD38" w14:textId="77777777" w:rsidR="009F5F68" w:rsidRPr="0018409A" w:rsidRDefault="009F5F68" w:rsidP="00740183">
            <w:pPr>
              <w:rPr>
                <w:szCs w:val="20"/>
              </w:rPr>
            </w:pPr>
            <w:r w:rsidRPr="0018409A">
              <w:rPr>
                <w:szCs w:val="20"/>
              </w:rPr>
              <w:t xml:space="preserve">Seconds </w:t>
            </w:r>
          </w:p>
          <w:p w14:paraId="3A25BACE" w14:textId="77777777" w:rsidR="009F5F68" w:rsidRPr="0018409A" w:rsidRDefault="009F5F68" w:rsidP="00740183">
            <w:pPr>
              <w:rPr>
                <w:szCs w:val="20"/>
              </w:rPr>
            </w:pPr>
            <w:r w:rsidRPr="0018409A">
              <w:rPr>
                <w:szCs w:val="20"/>
              </w:rPr>
              <w:t xml:space="preserve">Nanoseconds </w:t>
            </w:r>
          </w:p>
          <w:p w14:paraId="48F6CB1E" w14:textId="77777777" w:rsidR="009F5F68" w:rsidRPr="0018409A" w:rsidRDefault="009F5F68" w:rsidP="00740183">
            <w:pPr>
              <w:rPr>
                <w:szCs w:val="20"/>
              </w:rPr>
            </w:pPr>
            <w:r w:rsidRPr="0018409A">
              <w:rPr>
                <w:szCs w:val="20"/>
              </w:rPr>
              <w:t xml:space="preserve">Fractional Nanoseconds </w:t>
            </w:r>
          </w:p>
          <w:p w14:paraId="60480FFF" w14:textId="77777777" w:rsidR="009F5F68" w:rsidRPr="0018409A" w:rsidRDefault="009F5F68" w:rsidP="00740183">
            <w:pPr>
              <w:rPr>
                <w:szCs w:val="20"/>
              </w:rPr>
            </w:pPr>
            <w:r w:rsidRPr="0018409A">
              <w:rPr>
                <w:szCs w:val="20"/>
              </w:rPr>
              <w:t xml:space="preserve">Epoch </w:t>
            </w:r>
          </w:p>
          <w:p w14:paraId="72D979EC" w14:textId="77777777" w:rsidR="009F5F68" w:rsidRPr="0018409A" w:rsidRDefault="009F5F68" w:rsidP="00740183">
            <w:pPr>
              <w:rPr>
                <w:szCs w:val="20"/>
              </w:rPr>
            </w:pPr>
            <w:r w:rsidRPr="0018409A">
              <w:rPr>
                <w:szCs w:val="20"/>
              </w:rPr>
              <w:t xml:space="preserve">Flags (Hardware Value = True) </w:t>
            </w:r>
          </w:p>
          <w:p w14:paraId="0E0637B4" w14:textId="77777777" w:rsidR="009F5F68" w:rsidRPr="0018409A" w:rsidRDefault="009F5F68" w:rsidP="00740183">
            <w:pPr>
              <w:rPr>
                <w:szCs w:val="20"/>
              </w:rPr>
            </w:pPr>
            <w:r w:rsidRPr="0018409A">
              <w:rPr>
                <w:szCs w:val="20"/>
              </w:rPr>
              <w:t xml:space="preserve">Data Length = 8 </w:t>
            </w:r>
          </w:p>
          <w:p w14:paraId="221A747E" w14:textId="77777777" w:rsidR="009F5F68" w:rsidRPr="0018409A" w:rsidRDefault="009F5F68" w:rsidP="00740183">
            <w:pPr>
              <w:rPr>
                <w:szCs w:val="20"/>
              </w:rPr>
            </w:pPr>
            <w:r w:rsidRPr="0018409A">
              <w:rPr>
                <w:szCs w:val="20"/>
              </w:rPr>
              <w:t xml:space="preserve">Identifier (user-defined) </w:t>
            </w:r>
          </w:p>
          <w:p w14:paraId="319BBB7F" w14:textId="77777777" w:rsidR="009F5F68" w:rsidRPr="0018409A" w:rsidRDefault="009F5F68" w:rsidP="00740183">
            <w:pPr>
              <w:rPr>
                <w:szCs w:val="20"/>
              </w:rPr>
            </w:pPr>
            <w:r w:rsidRPr="0018409A">
              <w:rPr>
                <w:szCs w:val="20"/>
              </w:rPr>
              <w:t xml:space="preserve">User Data </w:t>
            </w:r>
          </w:p>
          <w:p w14:paraId="7E0B22DE" w14:textId="77777777" w:rsidR="009F5F68" w:rsidRPr="0018409A" w:rsidRDefault="009F5F68" w:rsidP="00740183">
            <w:pPr>
              <w:rPr>
                <w:szCs w:val="20"/>
              </w:rPr>
            </w:pPr>
            <w:r w:rsidRPr="0018409A">
              <w:rPr>
                <w:szCs w:val="20"/>
              </w:rPr>
              <w:t xml:space="preserve">Data Length = 17 </w:t>
            </w:r>
          </w:p>
          <w:p w14:paraId="452D7203" w14:textId="77777777" w:rsidR="009F5F68" w:rsidRPr="0018409A" w:rsidRDefault="009F5F68" w:rsidP="00740183">
            <w:pPr>
              <w:rPr>
                <w:szCs w:val="20"/>
              </w:rPr>
            </w:pPr>
            <w:r w:rsidRPr="0018409A">
              <w:rPr>
                <w:szCs w:val="20"/>
              </w:rPr>
              <w:t xml:space="preserve">Identifier (0xFF – String) </w:t>
            </w:r>
          </w:p>
          <w:p w14:paraId="6B913183" w14:textId="77777777" w:rsidR="009F5F68" w:rsidRPr="0018409A" w:rsidRDefault="009F5F68" w:rsidP="00740183">
            <w:pPr>
              <w:rPr>
                <w:szCs w:val="20"/>
              </w:rPr>
            </w:pPr>
            <w:r w:rsidRPr="0018409A">
              <w:rPr>
                <w:szCs w:val="20"/>
              </w:rPr>
              <w:t xml:space="preserve">User Data (“This is a string.”) </w:t>
            </w:r>
          </w:p>
          <w:p w14:paraId="1A22A1C6" w14:textId="77777777" w:rsidR="009F5F68" w:rsidRPr="0018409A" w:rsidRDefault="009F5F68" w:rsidP="00740183">
            <w:pPr>
              <w:rPr>
                <w:szCs w:val="20"/>
              </w:rPr>
            </w:pPr>
            <w:r w:rsidRPr="0018409A">
              <w:rPr>
                <w:szCs w:val="20"/>
              </w:rPr>
              <w:t xml:space="preserve">Data Length = 8 </w:t>
            </w:r>
          </w:p>
          <w:p w14:paraId="3450EDDC" w14:textId="77777777" w:rsidR="009F5F68" w:rsidRPr="0018409A" w:rsidRDefault="009F5F68" w:rsidP="00740183">
            <w:pPr>
              <w:rPr>
                <w:szCs w:val="20"/>
              </w:rPr>
            </w:pPr>
            <w:r w:rsidRPr="0018409A">
              <w:rPr>
                <w:szCs w:val="20"/>
              </w:rPr>
              <w:t xml:space="preserve">Identifier (0xFC – int16) </w:t>
            </w:r>
          </w:p>
          <w:p w14:paraId="5D6E8C30" w14:textId="77777777" w:rsidR="009F5F68" w:rsidRPr="0018409A" w:rsidRDefault="009F5F68" w:rsidP="00740183">
            <w:pPr>
              <w:rPr>
                <w:szCs w:val="20"/>
              </w:rPr>
            </w:pPr>
            <w:r w:rsidRPr="0018409A">
              <w:rPr>
                <w:szCs w:val="20"/>
              </w:rPr>
              <w:t xml:space="preserve">User Data </w:t>
            </w:r>
          </w:p>
          <w:p w14:paraId="569E84B6" w14:textId="77777777" w:rsidR="009F5F68" w:rsidRPr="0018409A" w:rsidRDefault="009F5F68" w:rsidP="00740183">
            <w:pPr>
              <w:rPr>
                <w:szCs w:val="20"/>
              </w:rPr>
            </w:pPr>
            <w:r w:rsidRPr="0018409A">
              <w:rPr>
                <w:szCs w:val="20"/>
              </w:rPr>
              <w:t xml:space="preserve">Data Length = 00 / Packet Terminator </w:t>
            </w:r>
          </w:p>
        </w:tc>
      </w:tr>
    </w:tbl>
    <w:p w14:paraId="308D56CC" w14:textId="77777777" w:rsidR="009F5F68" w:rsidRPr="00F8416B" w:rsidRDefault="009F5F68" w:rsidP="002F3C72">
      <w:pPr>
        <w:pStyle w:val="LXIBody"/>
      </w:pPr>
    </w:p>
    <w:p w14:paraId="2273FDBC" w14:textId="77777777" w:rsidR="002F3C72" w:rsidRDefault="002F3C72" w:rsidP="00163572">
      <w:pPr>
        <w:pStyle w:val="Heading1"/>
      </w:pPr>
      <w:bookmarkStart w:id="571" w:name="_Toc439588611"/>
      <w:bookmarkStart w:id="572" w:name="_Toc439588612"/>
      <w:bookmarkStart w:id="573" w:name="_Toc439588614"/>
      <w:bookmarkStart w:id="574" w:name="_Toc439588673"/>
      <w:bookmarkStart w:id="575" w:name="_Toc439588674"/>
      <w:bookmarkStart w:id="576" w:name="_Toc439588675"/>
      <w:bookmarkStart w:id="577" w:name="_Toc439588677"/>
      <w:bookmarkStart w:id="578" w:name="_Toc440810921"/>
      <w:bookmarkStart w:id="579" w:name="_Toc127115118"/>
      <w:bookmarkEnd w:id="571"/>
      <w:bookmarkEnd w:id="572"/>
      <w:bookmarkEnd w:id="573"/>
      <w:bookmarkEnd w:id="574"/>
      <w:bookmarkEnd w:id="575"/>
      <w:bookmarkEnd w:id="576"/>
      <w:bookmarkEnd w:id="577"/>
      <w:r w:rsidRPr="002D7E95">
        <w:lastRenderedPageBreak/>
        <w:t xml:space="preserve">Example </w:t>
      </w:r>
      <w:r w:rsidR="00163572">
        <w:t xml:space="preserve">XML </w:t>
      </w:r>
      <w:r w:rsidRPr="002D7E95">
        <w:t xml:space="preserve">Identification </w:t>
      </w:r>
      <w:bookmarkEnd w:id="578"/>
      <w:r w:rsidR="00163572">
        <w:t>Content</w:t>
      </w:r>
      <w:bookmarkEnd w:id="579"/>
    </w:p>
    <w:p w14:paraId="7671EB99" w14:textId="77777777" w:rsidR="00AE0D44" w:rsidRDefault="00AE0D44" w:rsidP="002F3C72">
      <w:pPr>
        <w:pStyle w:val="LXIBody"/>
      </w:pPr>
      <w:r>
        <w:t>Section 10 of the LXI Device Specification covers LAN Discovery and Identification.  Section 10.2</w:t>
      </w:r>
      <w:proofErr w:type="gramStart"/>
      <w:r>
        <w:t>, in particular, covers</w:t>
      </w:r>
      <w:proofErr w:type="gramEnd"/>
      <w:r>
        <w:t xml:space="preserve"> the XML Identification Document.  This document is </w:t>
      </w:r>
      <w:proofErr w:type="gramStart"/>
      <w:r>
        <w:t>auto-generated</w:t>
      </w:r>
      <w:proofErr w:type="gramEnd"/>
      <w:r>
        <w:t xml:space="preserve"> by the LXI Device as LAN </w:t>
      </w:r>
      <w:r w:rsidR="00C2569C">
        <w:t>c</w:t>
      </w:r>
      <w:r>
        <w:t xml:space="preserve">onfiguration changes.  It is located at </w:t>
      </w:r>
      <w:r w:rsidRPr="00C67F05">
        <w:rPr>
          <w:b/>
        </w:rPr>
        <w:t>&lt;IP Address&gt;/lxi/identification</w:t>
      </w:r>
      <w:r w:rsidR="00C2569C">
        <w:t xml:space="preserve"> of the LXI Device.</w:t>
      </w:r>
    </w:p>
    <w:p w14:paraId="1723F8D8" w14:textId="1B3B3800" w:rsidR="002F3C72" w:rsidRPr="002D7E95" w:rsidRDefault="002F3C72" w:rsidP="002F3C72">
      <w:pPr>
        <w:pStyle w:val="LXIBody"/>
      </w:pPr>
      <w:r w:rsidRPr="002D7E95">
        <w:t>The following XML files are example instances of the LXI I</w:t>
      </w:r>
      <w:r>
        <w:t xml:space="preserve">dentification and its extension (available at </w:t>
      </w:r>
      <w:r w:rsidR="00BA3CA2">
        <w:fldChar w:fldCharType="begin"/>
      </w:r>
      <w:r w:rsidR="00BA3CA2">
        <w:instrText xml:space="preserve"> HYPERLINK "</w:instrText>
      </w:r>
      <w:r w:rsidR="00BA3CA2" w:rsidRPr="00BA3CA2">
        <w:instrText>http://www.lxistandard.org/InstrumentIdentification/2.0</w:instrText>
      </w:r>
      <w:r w:rsidR="00BA3CA2">
        <w:instrText xml:space="preserve">" </w:instrText>
      </w:r>
      <w:r w:rsidR="00BA3CA2">
        <w:fldChar w:fldCharType="separate"/>
      </w:r>
      <w:r w:rsidR="00BA3CA2" w:rsidRPr="00BA3CA2">
        <w:rPr>
          <w:rStyle w:val="Hyperlink"/>
        </w:rPr>
        <w:t>http://www.lxistandard.org/InstrumentIdentification/</w:t>
      </w:r>
      <w:ins w:id="580" w:author="John Ryland" w:date="2023-06-12T18:22:00Z">
        <w:r w:rsidR="00BA3CA2" w:rsidRPr="00BA3CA2">
          <w:rPr>
            <w:rStyle w:val="Hyperlink"/>
          </w:rPr>
          <w:t>2</w:t>
        </w:r>
      </w:ins>
      <w:del w:id="581" w:author="John Ryland" w:date="2023-06-12T18:22:00Z">
        <w:r w:rsidR="00BA3CA2" w:rsidRPr="00BA3CA2" w:rsidDel="00BA3CA2">
          <w:rPr>
            <w:rStyle w:val="Hyperlink"/>
          </w:rPr>
          <w:delText>1</w:delText>
        </w:r>
      </w:del>
      <w:r w:rsidR="00BA3CA2" w:rsidRPr="00BA3CA2">
        <w:rPr>
          <w:rStyle w:val="Hyperlink"/>
        </w:rPr>
        <w:t>.0</w:t>
      </w:r>
      <w:ins w:id="582" w:author="John Ryland" w:date="2023-06-12T18:22:00Z">
        <w:r w:rsidR="00BA3CA2">
          <w:fldChar w:fldCharType="end"/>
        </w:r>
      </w:ins>
      <w:r>
        <w:t>).</w:t>
      </w:r>
    </w:p>
    <w:p w14:paraId="4991F544" w14:textId="77777777" w:rsidR="00FC03DE" w:rsidRDefault="00FC03DE" w:rsidP="00FC03DE">
      <w:pPr>
        <w:pStyle w:val="Body1"/>
        <w:rPr>
          <w:ins w:id="583" w:author="John Ryland" w:date="2023-06-12T18:23:00Z"/>
        </w:rPr>
      </w:pPr>
    </w:p>
    <w:p w14:paraId="54894646" w14:textId="16D3773C" w:rsidR="00FC03DE" w:rsidRDefault="00FC03DE" w:rsidP="00FC03DE">
      <w:pPr>
        <w:pStyle w:val="Body1"/>
        <w:rPr>
          <w:ins w:id="584" w:author="John Ryland" w:date="2023-06-12T18:23:00Z"/>
        </w:rPr>
        <w:pPrChange w:id="585" w:author="John Ryland" w:date="2023-06-12T18:23:00Z">
          <w:pPr>
            <w:pStyle w:val="Body1"/>
            <w:ind w:left="0"/>
          </w:pPr>
        </w:pPrChange>
      </w:pPr>
      <w:ins w:id="586" w:author="John Ryland" w:date="2023-06-12T18:23:00Z">
        <w:r>
          <w:t xml:space="preserve">LXI API XML examples can be found in the LXI Standard GitHub </w:t>
        </w:r>
        <w:commentRangeStart w:id="587"/>
        <w:r>
          <w:t>project</w:t>
        </w:r>
        <w:commentRangeEnd w:id="587"/>
        <w:r>
          <w:rPr>
            <w:rStyle w:val="CommentReference"/>
          </w:rPr>
          <w:commentReference w:id="587"/>
        </w:r>
        <w:r>
          <w:t xml:space="preserve"> located here: </w:t>
        </w:r>
        <w:r>
          <w:fldChar w:fldCharType="begin"/>
        </w:r>
        <w:r>
          <w:instrText xml:space="preserve"> HYPERLINK "</w:instrText>
        </w:r>
        <w:r w:rsidRPr="00FC03DE">
          <w:rPr>
            <w:rPrChange w:id="588" w:author="John Ryland" w:date="2023-06-12T18:23:00Z">
              <w:rPr>
                <w:rStyle w:val="Hyperlink"/>
              </w:rPr>
            </w:rPrChange>
          </w:rPr>
          <w:instrText>https://github.com/LxiStandard/</w:instrText>
        </w:r>
        <w:r>
          <w:instrText xml:space="preserve">" </w:instrText>
        </w:r>
        <w:r>
          <w:fldChar w:fldCharType="separate"/>
        </w:r>
        <w:r w:rsidRPr="00FC03DE">
          <w:rPr>
            <w:rStyle w:val="Hyperlink"/>
          </w:rPr>
          <w:t>https://github.com/LxiStandard/</w:t>
        </w:r>
        <w:r>
          <w:fldChar w:fldCharType="end"/>
        </w:r>
      </w:ins>
    </w:p>
    <w:p w14:paraId="0D39088C" w14:textId="77777777" w:rsidR="00FC03DE" w:rsidRDefault="00FC03DE" w:rsidP="002F3C72">
      <w:pPr>
        <w:pStyle w:val="LXIBody"/>
        <w:rPr>
          <w:ins w:id="589" w:author="John Ryland" w:date="2023-06-12T18:23:00Z"/>
          <w:rStyle w:val="LXISubheading"/>
        </w:rPr>
      </w:pPr>
    </w:p>
    <w:p w14:paraId="15A8FD52" w14:textId="7837BC20" w:rsidR="002F3C72" w:rsidRDefault="002F3C72" w:rsidP="002F3C72">
      <w:pPr>
        <w:pStyle w:val="LXIBody"/>
        <w:rPr>
          <w:rStyle w:val="LXISubheading"/>
        </w:rPr>
      </w:pPr>
      <w:r w:rsidRPr="002D7E95">
        <w:rPr>
          <w:rStyle w:val="LXISubheading"/>
        </w:rPr>
        <w:t>Identification Document</w:t>
      </w:r>
    </w:p>
    <w:p w14:paraId="4AFA50E4" w14:textId="77777777" w:rsidR="002F3C72" w:rsidRDefault="002F3C72" w:rsidP="002F3C72">
      <w:pPr>
        <w:pStyle w:val="LXIBody"/>
      </w:pPr>
      <w:r w:rsidRPr="002D7E95">
        <w:t xml:space="preserve">Example Identification Document conforming to LXI </w:t>
      </w:r>
      <w:proofErr w:type="spellStart"/>
      <w:r w:rsidRPr="002D7E95">
        <w:t>Instrument</w:t>
      </w:r>
      <w:r>
        <w:t>Identification</w:t>
      </w:r>
      <w:proofErr w:type="spellEnd"/>
      <w:r>
        <w:t xml:space="preserve"> that illustrates</w:t>
      </w:r>
      <w:r w:rsidRPr="002D7E95">
        <w:t xml:space="preserve"> </w:t>
      </w:r>
      <w:proofErr w:type="spellStart"/>
      <w:r w:rsidRPr="002D7E95">
        <w:t>ConnectedDevices</w:t>
      </w:r>
      <w:proofErr w:type="spellEnd"/>
      <w:r w:rsidRPr="002D7E95">
        <w:t>, use of the Extension element for vendor-specific data, and the schema</w:t>
      </w:r>
      <w:r>
        <w:t xml:space="preserve"> </w:t>
      </w:r>
      <w:r w:rsidRPr="002D7E95">
        <w:t>location attribute:</w:t>
      </w:r>
    </w:p>
    <w:p w14:paraId="797E50C6" w14:textId="77777777" w:rsidR="002F3C72" w:rsidRDefault="002F3C72" w:rsidP="002F3C72">
      <w:pPr>
        <w:pStyle w:val="LXIBody"/>
      </w:pPr>
    </w:p>
    <w:p w14:paraId="3DC021FB" w14:textId="77777777" w:rsidR="002F3C72" w:rsidRPr="007B3A4F" w:rsidRDefault="002F3C72" w:rsidP="002F3C72">
      <w:pPr>
        <w:ind w:left="1200" w:hanging="240"/>
        <w:rPr>
          <w:rFonts w:ascii="Verdana" w:hAnsi="Verdana"/>
          <w:sz w:val="16"/>
          <w:szCs w:val="20"/>
        </w:rPr>
      </w:pPr>
      <w:r w:rsidRPr="007B3A4F">
        <w:rPr>
          <w:rStyle w:val="m1"/>
          <w:rFonts w:ascii="Verdana" w:hAnsi="Verdana"/>
          <w:sz w:val="16"/>
          <w:szCs w:val="20"/>
        </w:rPr>
        <w:t>&lt;?</w:t>
      </w:r>
      <w:r w:rsidRPr="007B3A4F">
        <w:rPr>
          <w:rStyle w:val="pi1"/>
          <w:rFonts w:ascii="Verdana" w:hAnsi="Verdana"/>
          <w:sz w:val="16"/>
          <w:szCs w:val="20"/>
        </w:rPr>
        <w:t>xml version="1.0" encoding="UTF-8</w:t>
      </w:r>
      <w:proofErr w:type="gramStart"/>
      <w:r w:rsidRPr="007B3A4F">
        <w:rPr>
          <w:rStyle w:val="pi1"/>
          <w:rFonts w:ascii="Verdana" w:hAnsi="Verdana"/>
          <w:sz w:val="16"/>
          <w:szCs w:val="20"/>
        </w:rPr>
        <w:t xml:space="preserve">" </w:t>
      </w:r>
      <w:r w:rsidRPr="007B3A4F">
        <w:rPr>
          <w:rStyle w:val="m1"/>
          <w:rFonts w:ascii="Verdana" w:hAnsi="Verdana"/>
          <w:sz w:val="16"/>
          <w:szCs w:val="20"/>
        </w:rPr>
        <w:t>?</w:t>
      </w:r>
      <w:proofErr w:type="gramEnd"/>
      <w:r w:rsidRPr="007B3A4F">
        <w:rPr>
          <w:rStyle w:val="m1"/>
          <w:rFonts w:ascii="Verdana" w:hAnsi="Verdana"/>
          <w:sz w:val="16"/>
          <w:szCs w:val="20"/>
        </w:rPr>
        <w:t>&gt;</w:t>
      </w:r>
      <w:r w:rsidRPr="007B3A4F">
        <w:rPr>
          <w:rFonts w:ascii="Verdana" w:hAnsi="Verdana"/>
          <w:sz w:val="16"/>
          <w:szCs w:val="20"/>
        </w:rPr>
        <w:t xml:space="preserve"> </w:t>
      </w:r>
    </w:p>
    <w:p w14:paraId="2947A555" w14:textId="77777777" w:rsidR="002F3C72" w:rsidRPr="007B3A4F" w:rsidRDefault="00341E6F" w:rsidP="002F3C72">
      <w:pPr>
        <w:ind w:left="1200" w:hanging="480"/>
        <w:rPr>
          <w:rFonts w:ascii="Verdana" w:hAnsi="Verdana"/>
          <w:sz w:val="16"/>
          <w:szCs w:val="20"/>
        </w:rPr>
      </w:pPr>
      <w:hyperlink w:history="1">
        <w:r w:rsidR="002F3C72" w:rsidRPr="007B3A4F">
          <w:rPr>
            <w:rStyle w:val="Hyperlink"/>
            <w:rFonts w:ascii="Courier New" w:hAnsi="Courier New" w:cs="Courier New"/>
            <w:b/>
            <w:bCs/>
            <w:color w:val="FF0000"/>
            <w:sz w:val="16"/>
            <w:szCs w:val="20"/>
          </w:rPr>
          <w:t>-</w:t>
        </w:r>
      </w:hyperlink>
      <w:r w:rsidR="002F3C72" w:rsidRPr="007B3A4F">
        <w:rPr>
          <w:rFonts w:ascii="Verdana" w:hAnsi="Verdana"/>
          <w:sz w:val="16"/>
          <w:szCs w:val="20"/>
        </w:rPr>
        <w:t xml:space="preserve"> </w:t>
      </w:r>
      <w:r w:rsidR="002F3C72" w:rsidRPr="007B3A4F">
        <w:rPr>
          <w:rStyle w:val="m1"/>
          <w:rFonts w:ascii="Verdana" w:hAnsi="Verdana"/>
          <w:sz w:val="16"/>
          <w:szCs w:val="20"/>
        </w:rPr>
        <w:t>&lt;</w:t>
      </w:r>
      <w:proofErr w:type="spellStart"/>
      <w:r w:rsidR="002F3C72" w:rsidRPr="007B3A4F">
        <w:rPr>
          <w:rStyle w:val="t1"/>
          <w:rFonts w:ascii="Verdana" w:hAnsi="Verdana"/>
          <w:sz w:val="16"/>
          <w:szCs w:val="20"/>
        </w:rPr>
        <w:t>LXIDevice</w:t>
      </w:r>
      <w:proofErr w:type="spellEnd"/>
      <w:r w:rsidR="002F3C72" w:rsidRPr="007B3A4F">
        <w:rPr>
          <w:rStyle w:val="ns1"/>
          <w:rFonts w:ascii="Verdana" w:hAnsi="Verdana"/>
          <w:sz w:val="16"/>
          <w:szCs w:val="20"/>
        </w:rPr>
        <w:t xml:space="preserve"> </w:t>
      </w:r>
      <w:proofErr w:type="spellStart"/>
      <w:r w:rsidR="002F3C72" w:rsidRPr="007B3A4F">
        <w:rPr>
          <w:rStyle w:val="ns1"/>
          <w:rFonts w:ascii="Verdana" w:hAnsi="Verdana"/>
          <w:sz w:val="16"/>
          <w:szCs w:val="20"/>
        </w:rPr>
        <w:t>xmlns</w:t>
      </w:r>
      <w:proofErr w:type="spellEnd"/>
      <w:r w:rsidR="002F3C72" w:rsidRPr="00530143">
        <w:rPr>
          <w:rStyle w:val="m1"/>
          <w:rFonts w:ascii="Verdana" w:hAnsi="Verdana"/>
          <w:color w:val="auto"/>
          <w:sz w:val="16"/>
          <w:szCs w:val="20"/>
        </w:rPr>
        <w:t>="</w:t>
      </w:r>
      <w:r w:rsidR="002F3C72" w:rsidRPr="00530143">
        <w:rPr>
          <w:rFonts w:ascii="Verdana" w:hAnsi="Verdana"/>
          <w:b/>
          <w:bCs/>
          <w:sz w:val="16"/>
          <w:szCs w:val="20"/>
        </w:rPr>
        <w:t>http://www.lxistandard.org/InstrumentIdentification/1.0</w:t>
      </w:r>
      <w:r w:rsidR="002F3C72" w:rsidRPr="00530143">
        <w:rPr>
          <w:rStyle w:val="m1"/>
          <w:rFonts w:ascii="Verdana" w:hAnsi="Verdana"/>
          <w:color w:val="auto"/>
          <w:sz w:val="16"/>
          <w:szCs w:val="20"/>
        </w:rPr>
        <w:t>"</w:t>
      </w:r>
      <w:r w:rsidR="002F3C72" w:rsidRPr="00530143">
        <w:rPr>
          <w:rStyle w:val="ns1"/>
          <w:rFonts w:ascii="Verdana" w:hAnsi="Verdana"/>
          <w:color w:val="auto"/>
          <w:sz w:val="16"/>
          <w:szCs w:val="20"/>
        </w:rPr>
        <w:t xml:space="preserve"> </w:t>
      </w:r>
      <w:proofErr w:type="spellStart"/>
      <w:proofErr w:type="gramStart"/>
      <w:r w:rsidR="002F3C72" w:rsidRPr="00530143">
        <w:rPr>
          <w:rStyle w:val="ns1"/>
          <w:rFonts w:ascii="Verdana" w:hAnsi="Verdana"/>
          <w:color w:val="auto"/>
          <w:sz w:val="16"/>
          <w:szCs w:val="20"/>
        </w:rPr>
        <w:t>xmlns:xsi</w:t>
      </w:r>
      <w:proofErr w:type="spellEnd"/>
      <w:proofErr w:type="gramEnd"/>
      <w:r w:rsidR="002F3C72" w:rsidRPr="00530143">
        <w:rPr>
          <w:rStyle w:val="m1"/>
          <w:rFonts w:ascii="Verdana" w:hAnsi="Verdana"/>
          <w:color w:val="auto"/>
          <w:sz w:val="16"/>
          <w:szCs w:val="20"/>
        </w:rPr>
        <w:t>="</w:t>
      </w:r>
      <w:r w:rsidR="002F3C72" w:rsidRPr="00530143">
        <w:rPr>
          <w:rFonts w:ascii="Verdana" w:hAnsi="Verdana"/>
          <w:b/>
          <w:bCs/>
          <w:sz w:val="16"/>
          <w:szCs w:val="20"/>
        </w:rPr>
        <w:t>http://www.w3.org/2001/XMLSchema-instance</w:t>
      </w:r>
      <w:r w:rsidR="002F3C72" w:rsidRPr="00530143">
        <w:rPr>
          <w:rStyle w:val="m1"/>
          <w:rFonts w:ascii="Verdana" w:hAnsi="Verdana"/>
          <w:color w:val="auto"/>
          <w:sz w:val="16"/>
          <w:szCs w:val="20"/>
        </w:rPr>
        <w:t>"</w:t>
      </w:r>
      <w:r w:rsidR="002F3C72" w:rsidRPr="007B3A4F">
        <w:rPr>
          <w:rStyle w:val="t1"/>
          <w:rFonts w:ascii="Verdana" w:hAnsi="Verdana"/>
          <w:sz w:val="16"/>
          <w:szCs w:val="20"/>
        </w:rPr>
        <w:t xml:space="preserve"> xsi:schemaLocation</w:t>
      </w:r>
      <w:r w:rsidR="002F3C72" w:rsidRPr="007B3A4F">
        <w:rPr>
          <w:rStyle w:val="m1"/>
          <w:rFonts w:ascii="Verdana" w:hAnsi="Verdana"/>
          <w:sz w:val="16"/>
          <w:szCs w:val="20"/>
        </w:rPr>
        <w:t>="</w:t>
      </w:r>
      <w:r w:rsidR="002F3C72" w:rsidRPr="007B3A4F">
        <w:rPr>
          <w:rFonts w:ascii="Verdana" w:hAnsi="Verdana"/>
          <w:b/>
          <w:bCs/>
          <w:sz w:val="16"/>
          <w:szCs w:val="20"/>
        </w:rPr>
        <w:t>http://www.lxistandard.org/InstrumentIdentification/1.0 LXIIdentification.xsd</w:t>
      </w:r>
      <w:r w:rsidR="002F3C72" w:rsidRPr="007B3A4F">
        <w:rPr>
          <w:rStyle w:val="m1"/>
          <w:rFonts w:ascii="Verdana" w:hAnsi="Verdana"/>
          <w:sz w:val="16"/>
          <w:szCs w:val="20"/>
        </w:rPr>
        <w:t>"&gt;</w:t>
      </w:r>
    </w:p>
    <w:p w14:paraId="79D7C03F" w14:textId="77777777"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r w:rsidRPr="007B3A4F">
        <w:rPr>
          <w:rStyle w:val="t1"/>
          <w:rFonts w:ascii="Verdana" w:hAnsi="Verdana"/>
          <w:sz w:val="16"/>
          <w:szCs w:val="20"/>
        </w:rPr>
        <w:t>Manufacturer</w:t>
      </w:r>
      <w:r w:rsidRPr="007B3A4F">
        <w:rPr>
          <w:rStyle w:val="m1"/>
          <w:rFonts w:ascii="Verdana" w:hAnsi="Verdana"/>
          <w:sz w:val="16"/>
          <w:szCs w:val="20"/>
        </w:rPr>
        <w:t>&gt;</w:t>
      </w:r>
      <w:r w:rsidRPr="007B3A4F">
        <w:rPr>
          <w:rStyle w:val="tx1"/>
          <w:rFonts w:ascii="Verdana" w:hAnsi="Verdana"/>
          <w:sz w:val="16"/>
          <w:szCs w:val="20"/>
        </w:rPr>
        <w:t>My Company, Inc.</w:t>
      </w:r>
      <w:r w:rsidRPr="007B3A4F">
        <w:rPr>
          <w:rStyle w:val="m1"/>
          <w:rFonts w:ascii="Verdana" w:hAnsi="Verdana"/>
          <w:sz w:val="16"/>
          <w:szCs w:val="20"/>
        </w:rPr>
        <w:t>&lt;/</w:t>
      </w:r>
      <w:r w:rsidRPr="007B3A4F">
        <w:rPr>
          <w:rStyle w:val="t1"/>
          <w:rFonts w:ascii="Verdana" w:hAnsi="Verdana"/>
          <w:sz w:val="16"/>
          <w:szCs w:val="20"/>
        </w:rPr>
        <w:t>Manufacturer</w:t>
      </w:r>
      <w:r w:rsidRPr="007B3A4F">
        <w:rPr>
          <w:rStyle w:val="m1"/>
          <w:rFonts w:ascii="Verdana" w:hAnsi="Verdana"/>
          <w:sz w:val="16"/>
          <w:szCs w:val="20"/>
        </w:rPr>
        <w:t>&gt;</w:t>
      </w:r>
      <w:r w:rsidRPr="007B3A4F">
        <w:rPr>
          <w:rFonts w:ascii="Verdana" w:hAnsi="Verdana"/>
          <w:sz w:val="16"/>
          <w:szCs w:val="20"/>
        </w:rPr>
        <w:t xml:space="preserve"> </w:t>
      </w:r>
    </w:p>
    <w:p w14:paraId="03DDC97E" w14:textId="77777777"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r w:rsidRPr="007B3A4F">
        <w:rPr>
          <w:rStyle w:val="t1"/>
          <w:rFonts w:ascii="Verdana" w:hAnsi="Verdana"/>
          <w:sz w:val="16"/>
          <w:szCs w:val="20"/>
        </w:rPr>
        <w:t>Model</w:t>
      </w:r>
      <w:r w:rsidRPr="007B3A4F">
        <w:rPr>
          <w:rStyle w:val="m1"/>
          <w:rFonts w:ascii="Verdana" w:hAnsi="Verdana"/>
          <w:sz w:val="16"/>
          <w:szCs w:val="20"/>
        </w:rPr>
        <w:t>&gt;</w:t>
      </w:r>
      <w:r w:rsidRPr="007B3A4F">
        <w:rPr>
          <w:rStyle w:val="tx1"/>
          <w:rFonts w:ascii="Verdana" w:hAnsi="Verdana"/>
          <w:sz w:val="16"/>
          <w:szCs w:val="20"/>
        </w:rPr>
        <w:t>EX1234</w:t>
      </w:r>
      <w:r w:rsidRPr="007B3A4F">
        <w:rPr>
          <w:rStyle w:val="m1"/>
          <w:rFonts w:ascii="Verdana" w:hAnsi="Verdana"/>
          <w:sz w:val="16"/>
          <w:szCs w:val="20"/>
        </w:rPr>
        <w:t>&lt;/</w:t>
      </w:r>
      <w:r w:rsidRPr="007B3A4F">
        <w:rPr>
          <w:rStyle w:val="t1"/>
          <w:rFonts w:ascii="Verdana" w:hAnsi="Verdana"/>
          <w:sz w:val="16"/>
          <w:szCs w:val="20"/>
        </w:rPr>
        <w:t>Model</w:t>
      </w:r>
      <w:r w:rsidRPr="007B3A4F">
        <w:rPr>
          <w:rStyle w:val="m1"/>
          <w:rFonts w:ascii="Verdana" w:hAnsi="Verdana"/>
          <w:sz w:val="16"/>
          <w:szCs w:val="20"/>
        </w:rPr>
        <w:t>&gt;</w:t>
      </w:r>
      <w:r w:rsidRPr="007B3A4F">
        <w:rPr>
          <w:rFonts w:ascii="Verdana" w:hAnsi="Verdana"/>
          <w:sz w:val="16"/>
          <w:szCs w:val="20"/>
        </w:rPr>
        <w:t xml:space="preserve"> </w:t>
      </w:r>
    </w:p>
    <w:p w14:paraId="423FFA11" w14:textId="77777777"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proofErr w:type="spellStart"/>
      <w:r w:rsidRPr="007B3A4F">
        <w:rPr>
          <w:rStyle w:val="t1"/>
          <w:rFonts w:ascii="Verdana" w:hAnsi="Verdana"/>
          <w:sz w:val="16"/>
          <w:szCs w:val="20"/>
        </w:rPr>
        <w:t>SerialNumber</w:t>
      </w:r>
      <w:proofErr w:type="spellEnd"/>
      <w:r w:rsidRPr="007B3A4F">
        <w:rPr>
          <w:rStyle w:val="m1"/>
          <w:rFonts w:ascii="Verdana" w:hAnsi="Verdana"/>
          <w:sz w:val="16"/>
          <w:szCs w:val="20"/>
        </w:rPr>
        <w:t>&gt;</w:t>
      </w:r>
      <w:r w:rsidRPr="007B3A4F">
        <w:rPr>
          <w:rStyle w:val="tx1"/>
          <w:rFonts w:ascii="Verdana" w:hAnsi="Verdana"/>
          <w:sz w:val="16"/>
          <w:szCs w:val="20"/>
        </w:rPr>
        <w:t>543210</w:t>
      </w:r>
      <w:r w:rsidRPr="007B3A4F">
        <w:rPr>
          <w:rStyle w:val="m1"/>
          <w:rFonts w:ascii="Verdana" w:hAnsi="Verdana"/>
          <w:sz w:val="16"/>
          <w:szCs w:val="20"/>
        </w:rPr>
        <w:t>&lt;/</w:t>
      </w:r>
      <w:proofErr w:type="spellStart"/>
      <w:r w:rsidRPr="007B3A4F">
        <w:rPr>
          <w:rStyle w:val="t1"/>
          <w:rFonts w:ascii="Verdana" w:hAnsi="Verdana"/>
          <w:sz w:val="16"/>
          <w:szCs w:val="20"/>
        </w:rPr>
        <w:t>SerialNumber</w:t>
      </w:r>
      <w:proofErr w:type="spellEnd"/>
      <w:r w:rsidRPr="007B3A4F">
        <w:rPr>
          <w:rStyle w:val="m1"/>
          <w:rFonts w:ascii="Verdana" w:hAnsi="Verdana"/>
          <w:sz w:val="16"/>
          <w:szCs w:val="20"/>
        </w:rPr>
        <w:t>&gt;</w:t>
      </w:r>
      <w:r w:rsidRPr="007B3A4F">
        <w:rPr>
          <w:rFonts w:ascii="Verdana" w:hAnsi="Verdana"/>
          <w:sz w:val="16"/>
          <w:szCs w:val="20"/>
        </w:rPr>
        <w:t xml:space="preserve"> </w:t>
      </w:r>
    </w:p>
    <w:p w14:paraId="0B0A79D8" w14:textId="77777777"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proofErr w:type="spellStart"/>
      <w:r w:rsidRPr="007B3A4F">
        <w:rPr>
          <w:rStyle w:val="t1"/>
          <w:rFonts w:ascii="Verdana" w:hAnsi="Verdana"/>
          <w:sz w:val="16"/>
          <w:szCs w:val="20"/>
        </w:rPr>
        <w:t>FirmwareRevision</w:t>
      </w:r>
      <w:proofErr w:type="spellEnd"/>
      <w:r w:rsidRPr="007B3A4F">
        <w:rPr>
          <w:rStyle w:val="m1"/>
          <w:rFonts w:ascii="Verdana" w:hAnsi="Verdana"/>
          <w:sz w:val="16"/>
          <w:szCs w:val="20"/>
        </w:rPr>
        <w:t>&gt;</w:t>
      </w:r>
      <w:r w:rsidRPr="007B3A4F">
        <w:rPr>
          <w:rStyle w:val="tx1"/>
          <w:rFonts w:ascii="Verdana" w:hAnsi="Verdana"/>
          <w:sz w:val="16"/>
          <w:szCs w:val="20"/>
        </w:rPr>
        <w:t>1.2.3a</w:t>
      </w:r>
      <w:r w:rsidRPr="007B3A4F">
        <w:rPr>
          <w:rStyle w:val="m1"/>
          <w:rFonts w:ascii="Verdana" w:hAnsi="Verdana"/>
          <w:sz w:val="16"/>
          <w:szCs w:val="20"/>
        </w:rPr>
        <w:t>&lt;/</w:t>
      </w:r>
      <w:proofErr w:type="spellStart"/>
      <w:r w:rsidRPr="007B3A4F">
        <w:rPr>
          <w:rStyle w:val="t1"/>
          <w:rFonts w:ascii="Verdana" w:hAnsi="Verdana"/>
          <w:sz w:val="16"/>
          <w:szCs w:val="20"/>
        </w:rPr>
        <w:t>FirmwareRevision</w:t>
      </w:r>
      <w:proofErr w:type="spellEnd"/>
      <w:r w:rsidRPr="007B3A4F">
        <w:rPr>
          <w:rStyle w:val="m1"/>
          <w:rFonts w:ascii="Verdana" w:hAnsi="Verdana"/>
          <w:sz w:val="16"/>
          <w:szCs w:val="20"/>
        </w:rPr>
        <w:t>&gt;</w:t>
      </w:r>
      <w:r w:rsidRPr="007B3A4F">
        <w:rPr>
          <w:rFonts w:ascii="Verdana" w:hAnsi="Verdana"/>
          <w:sz w:val="16"/>
          <w:szCs w:val="20"/>
        </w:rPr>
        <w:t xml:space="preserve"> </w:t>
      </w:r>
    </w:p>
    <w:p w14:paraId="52553D51" w14:textId="77777777"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proofErr w:type="spellStart"/>
      <w:r w:rsidRPr="007B3A4F">
        <w:rPr>
          <w:rStyle w:val="t1"/>
          <w:rFonts w:ascii="Verdana" w:hAnsi="Verdana"/>
          <w:sz w:val="16"/>
          <w:szCs w:val="20"/>
        </w:rPr>
        <w:t>ManufacturerDescription</w:t>
      </w:r>
      <w:proofErr w:type="spellEnd"/>
      <w:r w:rsidRPr="007B3A4F">
        <w:rPr>
          <w:rStyle w:val="m1"/>
          <w:rFonts w:ascii="Verdana" w:hAnsi="Verdana"/>
          <w:sz w:val="16"/>
          <w:szCs w:val="20"/>
        </w:rPr>
        <w:t>&gt;</w:t>
      </w:r>
      <w:r w:rsidRPr="007B3A4F">
        <w:rPr>
          <w:rStyle w:val="tx1"/>
          <w:rFonts w:ascii="Verdana" w:hAnsi="Verdana"/>
          <w:sz w:val="16"/>
          <w:szCs w:val="20"/>
        </w:rPr>
        <w:t>Sample Device</w:t>
      </w:r>
      <w:r w:rsidRPr="007B3A4F">
        <w:rPr>
          <w:rStyle w:val="m1"/>
          <w:rFonts w:ascii="Verdana" w:hAnsi="Verdana"/>
          <w:sz w:val="16"/>
          <w:szCs w:val="20"/>
        </w:rPr>
        <w:t>&lt;/</w:t>
      </w:r>
      <w:proofErr w:type="spellStart"/>
      <w:r w:rsidRPr="007B3A4F">
        <w:rPr>
          <w:rStyle w:val="t1"/>
          <w:rFonts w:ascii="Verdana" w:hAnsi="Verdana"/>
          <w:sz w:val="16"/>
          <w:szCs w:val="20"/>
        </w:rPr>
        <w:t>ManufacturerDescription</w:t>
      </w:r>
      <w:proofErr w:type="spellEnd"/>
      <w:r w:rsidRPr="007B3A4F">
        <w:rPr>
          <w:rStyle w:val="m1"/>
          <w:rFonts w:ascii="Verdana" w:hAnsi="Verdana"/>
          <w:sz w:val="16"/>
          <w:szCs w:val="20"/>
        </w:rPr>
        <w:t>&gt;</w:t>
      </w:r>
      <w:r w:rsidRPr="007B3A4F">
        <w:rPr>
          <w:rFonts w:ascii="Verdana" w:hAnsi="Verdana"/>
          <w:sz w:val="16"/>
          <w:szCs w:val="20"/>
        </w:rPr>
        <w:t xml:space="preserve"> </w:t>
      </w:r>
    </w:p>
    <w:p w14:paraId="7E497644" w14:textId="77777777"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proofErr w:type="spellStart"/>
      <w:r w:rsidRPr="007B3A4F">
        <w:rPr>
          <w:rStyle w:val="t1"/>
          <w:rFonts w:ascii="Verdana" w:hAnsi="Verdana"/>
          <w:sz w:val="16"/>
          <w:szCs w:val="20"/>
        </w:rPr>
        <w:t>HomepageURL</w:t>
      </w:r>
      <w:proofErr w:type="spellEnd"/>
      <w:r w:rsidRPr="007B3A4F">
        <w:rPr>
          <w:rStyle w:val="m1"/>
          <w:rFonts w:ascii="Verdana" w:hAnsi="Verdana"/>
          <w:sz w:val="16"/>
          <w:szCs w:val="20"/>
        </w:rPr>
        <w:t>&gt;</w:t>
      </w:r>
      <w:r w:rsidRPr="007B3A4F">
        <w:rPr>
          <w:rStyle w:val="tx1"/>
          <w:rFonts w:ascii="Verdana" w:hAnsi="Verdana"/>
          <w:sz w:val="16"/>
          <w:szCs w:val="20"/>
        </w:rPr>
        <w:t>http://www.mycompany.com</w:t>
      </w:r>
      <w:r w:rsidRPr="007B3A4F">
        <w:rPr>
          <w:rStyle w:val="m1"/>
          <w:rFonts w:ascii="Verdana" w:hAnsi="Verdana"/>
          <w:sz w:val="16"/>
          <w:szCs w:val="20"/>
        </w:rPr>
        <w:t>&lt;/</w:t>
      </w:r>
      <w:r w:rsidRPr="007B3A4F">
        <w:rPr>
          <w:rStyle w:val="t1"/>
          <w:rFonts w:ascii="Verdana" w:hAnsi="Verdana"/>
          <w:sz w:val="16"/>
          <w:szCs w:val="20"/>
        </w:rPr>
        <w:t>HomepageURL</w:t>
      </w:r>
      <w:r w:rsidRPr="007B3A4F">
        <w:rPr>
          <w:rStyle w:val="m1"/>
          <w:rFonts w:ascii="Verdana" w:hAnsi="Verdana"/>
          <w:sz w:val="16"/>
          <w:szCs w:val="20"/>
        </w:rPr>
        <w:t>&gt;</w:t>
      </w:r>
      <w:r w:rsidRPr="007B3A4F">
        <w:rPr>
          <w:rFonts w:ascii="Verdana" w:hAnsi="Verdana"/>
          <w:sz w:val="16"/>
          <w:szCs w:val="20"/>
        </w:rPr>
        <w:t xml:space="preserve"> </w:t>
      </w:r>
    </w:p>
    <w:p w14:paraId="2C689203" w14:textId="77777777"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proofErr w:type="spellStart"/>
      <w:r w:rsidRPr="007B3A4F">
        <w:rPr>
          <w:rStyle w:val="t1"/>
          <w:rFonts w:ascii="Verdana" w:hAnsi="Verdana"/>
          <w:sz w:val="16"/>
          <w:szCs w:val="20"/>
        </w:rPr>
        <w:t>DriverURL</w:t>
      </w:r>
      <w:proofErr w:type="spellEnd"/>
      <w:r w:rsidRPr="007B3A4F">
        <w:rPr>
          <w:rStyle w:val="m1"/>
          <w:rFonts w:ascii="Verdana" w:hAnsi="Verdana"/>
          <w:sz w:val="16"/>
          <w:szCs w:val="20"/>
        </w:rPr>
        <w:t>&gt;</w:t>
      </w:r>
      <w:r w:rsidRPr="007B3A4F">
        <w:rPr>
          <w:rStyle w:val="tx1"/>
          <w:rFonts w:ascii="Verdana" w:hAnsi="Verdana"/>
          <w:sz w:val="16"/>
          <w:szCs w:val="20"/>
        </w:rPr>
        <w:t>http://www.mycompany.com</w:t>
      </w:r>
      <w:r w:rsidRPr="007B3A4F">
        <w:rPr>
          <w:rStyle w:val="m1"/>
          <w:rFonts w:ascii="Verdana" w:hAnsi="Verdana"/>
          <w:sz w:val="16"/>
          <w:szCs w:val="20"/>
        </w:rPr>
        <w:t>&lt;/</w:t>
      </w:r>
      <w:r w:rsidRPr="007B3A4F">
        <w:rPr>
          <w:rStyle w:val="t1"/>
          <w:rFonts w:ascii="Verdana" w:hAnsi="Verdana"/>
          <w:sz w:val="16"/>
          <w:szCs w:val="20"/>
        </w:rPr>
        <w:t>DriverURL</w:t>
      </w:r>
      <w:r w:rsidRPr="007B3A4F">
        <w:rPr>
          <w:rStyle w:val="m1"/>
          <w:rFonts w:ascii="Verdana" w:hAnsi="Verdana"/>
          <w:sz w:val="16"/>
          <w:szCs w:val="20"/>
        </w:rPr>
        <w:t>&gt;</w:t>
      </w:r>
      <w:r w:rsidRPr="007B3A4F">
        <w:rPr>
          <w:rFonts w:ascii="Verdana" w:hAnsi="Verdana"/>
          <w:sz w:val="16"/>
          <w:szCs w:val="20"/>
        </w:rPr>
        <w:t xml:space="preserve"> </w:t>
      </w:r>
    </w:p>
    <w:p w14:paraId="6B680F26" w14:textId="77777777" w:rsidR="002F3C72" w:rsidRPr="007B3A4F" w:rsidRDefault="00341E6F" w:rsidP="002F3C72">
      <w:pPr>
        <w:ind w:left="1200" w:hanging="480"/>
        <w:rPr>
          <w:rFonts w:ascii="Verdana" w:hAnsi="Verdana"/>
          <w:sz w:val="16"/>
          <w:szCs w:val="20"/>
        </w:rPr>
      </w:pPr>
      <w:hyperlink w:history="1">
        <w:r w:rsidR="002F3C72" w:rsidRPr="007B3A4F">
          <w:rPr>
            <w:rStyle w:val="Hyperlink"/>
            <w:rFonts w:ascii="Courier New" w:hAnsi="Courier New" w:cs="Courier New"/>
            <w:b/>
            <w:bCs/>
            <w:color w:val="FF0000"/>
            <w:sz w:val="16"/>
            <w:szCs w:val="20"/>
          </w:rPr>
          <w:t>-</w:t>
        </w:r>
      </w:hyperlink>
      <w:r w:rsidR="002F3C72" w:rsidRPr="007B3A4F">
        <w:rPr>
          <w:rFonts w:ascii="Verdana" w:hAnsi="Verdana"/>
          <w:sz w:val="16"/>
          <w:szCs w:val="20"/>
        </w:rPr>
        <w:t xml:space="preserve"> </w:t>
      </w:r>
      <w:r w:rsidR="002F3C72" w:rsidRPr="007B3A4F">
        <w:rPr>
          <w:rStyle w:val="m1"/>
          <w:rFonts w:ascii="Verdana" w:hAnsi="Verdana"/>
          <w:sz w:val="16"/>
          <w:szCs w:val="20"/>
        </w:rPr>
        <w:t>&lt;</w:t>
      </w:r>
      <w:proofErr w:type="spellStart"/>
      <w:r w:rsidR="002F3C72" w:rsidRPr="007B3A4F">
        <w:rPr>
          <w:rStyle w:val="t1"/>
          <w:rFonts w:ascii="Verdana" w:hAnsi="Verdana"/>
          <w:sz w:val="16"/>
          <w:szCs w:val="20"/>
        </w:rPr>
        <w:t>ConnectedDevices</w:t>
      </w:r>
      <w:proofErr w:type="spellEnd"/>
      <w:r w:rsidR="002F3C72" w:rsidRPr="007B3A4F">
        <w:rPr>
          <w:rStyle w:val="m1"/>
          <w:rFonts w:ascii="Verdana" w:hAnsi="Verdana"/>
          <w:sz w:val="16"/>
          <w:szCs w:val="20"/>
        </w:rPr>
        <w:t>&gt;</w:t>
      </w:r>
    </w:p>
    <w:p w14:paraId="3ABC114D" w14:textId="77777777"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r w:rsidRPr="007B3A4F">
        <w:rPr>
          <w:rStyle w:val="t1"/>
          <w:rFonts w:ascii="Verdana" w:hAnsi="Verdana"/>
          <w:sz w:val="16"/>
          <w:szCs w:val="20"/>
        </w:rPr>
        <w:t>DeviceURI</w:t>
      </w:r>
      <w:r w:rsidRPr="007B3A4F">
        <w:rPr>
          <w:rStyle w:val="m1"/>
          <w:rFonts w:ascii="Verdana" w:hAnsi="Verdana"/>
          <w:sz w:val="16"/>
          <w:szCs w:val="20"/>
        </w:rPr>
        <w:t>&gt;</w:t>
      </w:r>
      <w:r w:rsidRPr="007B3A4F">
        <w:rPr>
          <w:rStyle w:val="tx1"/>
          <w:rFonts w:ascii="Verdana" w:hAnsi="Verdana"/>
          <w:sz w:val="16"/>
          <w:szCs w:val="20"/>
        </w:rPr>
        <w:t>http://sampledevice.local/devices/device0/</w:t>
      </w:r>
      <w:r w:rsidRPr="007B3A4F">
        <w:rPr>
          <w:rStyle w:val="m1"/>
          <w:rFonts w:ascii="Verdana" w:hAnsi="Verdana"/>
          <w:sz w:val="16"/>
          <w:szCs w:val="20"/>
        </w:rPr>
        <w:t>&lt;/</w:t>
      </w:r>
      <w:r w:rsidRPr="007B3A4F">
        <w:rPr>
          <w:rStyle w:val="t1"/>
          <w:rFonts w:ascii="Verdana" w:hAnsi="Verdana"/>
          <w:sz w:val="16"/>
          <w:szCs w:val="20"/>
        </w:rPr>
        <w:t>DeviceURI</w:t>
      </w:r>
      <w:r w:rsidRPr="007B3A4F">
        <w:rPr>
          <w:rStyle w:val="m1"/>
          <w:rFonts w:ascii="Verdana" w:hAnsi="Verdana"/>
          <w:sz w:val="16"/>
          <w:szCs w:val="20"/>
        </w:rPr>
        <w:t>&gt;</w:t>
      </w:r>
      <w:r w:rsidRPr="007B3A4F">
        <w:rPr>
          <w:rFonts w:ascii="Verdana" w:hAnsi="Verdana"/>
          <w:sz w:val="16"/>
          <w:szCs w:val="20"/>
        </w:rPr>
        <w:t xml:space="preserve"> </w:t>
      </w:r>
    </w:p>
    <w:p w14:paraId="2165A4CB" w14:textId="77777777"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r w:rsidRPr="007B3A4F">
        <w:rPr>
          <w:rStyle w:val="t1"/>
          <w:rFonts w:ascii="Verdana" w:hAnsi="Verdana"/>
          <w:sz w:val="16"/>
          <w:szCs w:val="20"/>
        </w:rPr>
        <w:t>DeviceURI</w:t>
      </w:r>
      <w:r w:rsidRPr="007B3A4F">
        <w:rPr>
          <w:rStyle w:val="m1"/>
          <w:rFonts w:ascii="Verdana" w:hAnsi="Verdana"/>
          <w:sz w:val="16"/>
          <w:szCs w:val="20"/>
        </w:rPr>
        <w:t>&gt;</w:t>
      </w:r>
      <w:r w:rsidRPr="007B3A4F">
        <w:rPr>
          <w:rStyle w:val="tx1"/>
          <w:rFonts w:ascii="Verdana" w:hAnsi="Verdana"/>
          <w:sz w:val="16"/>
          <w:szCs w:val="20"/>
        </w:rPr>
        <w:t>http://sampledevice.local/devices/device2/</w:t>
      </w:r>
      <w:r w:rsidRPr="007B3A4F">
        <w:rPr>
          <w:rStyle w:val="m1"/>
          <w:rFonts w:ascii="Verdana" w:hAnsi="Verdana"/>
          <w:sz w:val="16"/>
          <w:szCs w:val="20"/>
        </w:rPr>
        <w:t>&lt;/</w:t>
      </w:r>
      <w:r w:rsidRPr="007B3A4F">
        <w:rPr>
          <w:rStyle w:val="t1"/>
          <w:rFonts w:ascii="Verdana" w:hAnsi="Verdana"/>
          <w:sz w:val="16"/>
          <w:szCs w:val="20"/>
        </w:rPr>
        <w:t>DeviceURI</w:t>
      </w:r>
      <w:r w:rsidRPr="007B3A4F">
        <w:rPr>
          <w:rStyle w:val="m1"/>
          <w:rFonts w:ascii="Verdana" w:hAnsi="Verdana"/>
          <w:sz w:val="16"/>
          <w:szCs w:val="20"/>
        </w:rPr>
        <w:t>&gt;</w:t>
      </w:r>
      <w:r w:rsidRPr="007B3A4F">
        <w:rPr>
          <w:rFonts w:ascii="Verdana" w:hAnsi="Verdana"/>
          <w:sz w:val="16"/>
          <w:szCs w:val="20"/>
        </w:rPr>
        <w:t xml:space="preserve"> </w:t>
      </w:r>
    </w:p>
    <w:p w14:paraId="5A3EF250" w14:textId="77777777" w:rsidR="002F3C72" w:rsidRPr="007B3A4F" w:rsidRDefault="002F3C72" w:rsidP="002F3C72">
      <w:pPr>
        <w:ind w:left="1200" w:hanging="24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proofErr w:type="spellStart"/>
      <w:r w:rsidRPr="007B3A4F">
        <w:rPr>
          <w:rStyle w:val="t1"/>
          <w:rFonts w:ascii="Verdana" w:hAnsi="Verdana"/>
          <w:sz w:val="16"/>
          <w:szCs w:val="20"/>
        </w:rPr>
        <w:t>ConnectedDevices</w:t>
      </w:r>
      <w:proofErr w:type="spellEnd"/>
      <w:r w:rsidRPr="007B3A4F">
        <w:rPr>
          <w:rStyle w:val="m1"/>
          <w:rFonts w:ascii="Verdana" w:hAnsi="Verdana"/>
          <w:sz w:val="16"/>
          <w:szCs w:val="20"/>
        </w:rPr>
        <w:t>&gt;</w:t>
      </w:r>
    </w:p>
    <w:p w14:paraId="64A83798" w14:textId="77777777"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proofErr w:type="spellStart"/>
      <w:r w:rsidRPr="007B3A4F">
        <w:rPr>
          <w:rStyle w:val="t1"/>
          <w:rFonts w:ascii="Verdana" w:hAnsi="Verdana"/>
          <w:sz w:val="16"/>
          <w:szCs w:val="20"/>
        </w:rPr>
        <w:t>UserDescription</w:t>
      </w:r>
      <w:proofErr w:type="spellEnd"/>
      <w:r w:rsidRPr="007B3A4F">
        <w:rPr>
          <w:rStyle w:val="m1"/>
          <w:rFonts w:ascii="Verdana" w:hAnsi="Verdana"/>
          <w:sz w:val="16"/>
          <w:szCs w:val="20"/>
        </w:rPr>
        <w:t>&gt;</w:t>
      </w:r>
      <w:r w:rsidRPr="007B3A4F">
        <w:rPr>
          <w:rStyle w:val="tx1"/>
          <w:rFonts w:ascii="Verdana" w:hAnsi="Verdana"/>
          <w:sz w:val="16"/>
          <w:szCs w:val="20"/>
        </w:rPr>
        <w:t>Demo of Identification Schema</w:t>
      </w:r>
      <w:r w:rsidRPr="007B3A4F">
        <w:rPr>
          <w:rStyle w:val="m1"/>
          <w:rFonts w:ascii="Verdana" w:hAnsi="Verdana"/>
          <w:sz w:val="16"/>
          <w:szCs w:val="20"/>
        </w:rPr>
        <w:t>&lt;/</w:t>
      </w:r>
      <w:proofErr w:type="spellStart"/>
      <w:r w:rsidRPr="007B3A4F">
        <w:rPr>
          <w:rStyle w:val="t1"/>
          <w:rFonts w:ascii="Verdana" w:hAnsi="Verdana"/>
          <w:sz w:val="16"/>
          <w:szCs w:val="20"/>
        </w:rPr>
        <w:t>UserDescription</w:t>
      </w:r>
      <w:proofErr w:type="spellEnd"/>
      <w:r w:rsidRPr="007B3A4F">
        <w:rPr>
          <w:rStyle w:val="m1"/>
          <w:rFonts w:ascii="Verdana" w:hAnsi="Verdana"/>
          <w:sz w:val="16"/>
          <w:szCs w:val="20"/>
        </w:rPr>
        <w:t>&gt;</w:t>
      </w:r>
      <w:r w:rsidRPr="007B3A4F">
        <w:rPr>
          <w:rFonts w:ascii="Verdana" w:hAnsi="Verdana"/>
          <w:sz w:val="16"/>
          <w:szCs w:val="20"/>
        </w:rPr>
        <w:t xml:space="preserve"> </w:t>
      </w:r>
    </w:p>
    <w:p w14:paraId="3EE1D273" w14:textId="77777777"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r w:rsidRPr="007B3A4F">
        <w:rPr>
          <w:rStyle w:val="t1"/>
          <w:rFonts w:ascii="Verdana" w:hAnsi="Verdana"/>
          <w:sz w:val="16"/>
          <w:szCs w:val="20"/>
        </w:rPr>
        <w:t>IdentificationURL</w:t>
      </w:r>
      <w:r w:rsidRPr="007B3A4F">
        <w:rPr>
          <w:rStyle w:val="m1"/>
          <w:rFonts w:ascii="Verdana" w:hAnsi="Verdana"/>
          <w:sz w:val="16"/>
          <w:szCs w:val="20"/>
        </w:rPr>
        <w:t>&gt;</w:t>
      </w:r>
      <w:r w:rsidRPr="007B3A4F">
        <w:rPr>
          <w:rStyle w:val="tx1"/>
          <w:rFonts w:ascii="Verdana" w:hAnsi="Verdana"/>
          <w:sz w:val="16"/>
          <w:szCs w:val="20"/>
        </w:rPr>
        <w:t>http://sampledevice.local/lxi/identification</w:t>
      </w:r>
      <w:r w:rsidRPr="007B3A4F">
        <w:rPr>
          <w:rStyle w:val="m1"/>
          <w:rFonts w:ascii="Verdana" w:hAnsi="Verdana"/>
          <w:sz w:val="16"/>
          <w:szCs w:val="20"/>
        </w:rPr>
        <w:t>&lt;/</w:t>
      </w:r>
      <w:r w:rsidRPr="007B3A4F">
        <w:rPr>
          <w:rStyle w:val="t1"/>
          <w:rFonts w:ascii="Verdana" w:hAnsi="Verdana"/>
          <w:sz w:val="16"/>
          <w:szCs w:val="20"/>
        </w:rPr>
        <w:t>IdentificationURL</w:t>
      </w:r>
      <w:r w:rsidRPr="007B3A4F">
        <w:rPr>
          <w:rStyle w:val="m1"/>
          <w:rFonts w:ascii="Verdana" w:hAnsi="Verdana"/>
          <w:sz w:val="16"/>
          <w:szCs w:val="20"/>
        </w:rPr>
        <w:t>&gt;</w:t>
      </w:r>
      <w:r w:rsidRPr="007B3A4F">
        <w:rPr>
          <w:rFonts w:ascii="Verdana" w:hAnsi="Verdana"/>
          <w:sz w:val="16"/>
          <w:szCs w:val="20"/>
        </w:rPr>
        <w:t xml:space="preserve"> </w:t>
      </w:r>
    </w:p>
    <w:p w14:paraId="023C6624" w14:textId="77777777" w:rsidR="002F3C72" w:rsidRPr="007B3A4F" w:rsidRDefault="00341E6F" w:rsidP="002F3C72">
      <w:pPr>
        <w:ind w:left="1200" w:hanging="480"/>
        <w:rPr>
          <w:rFonts w:ascii="Verdana" w:hAnsi="Verdana"/>
          <w:sz w:val="16"/>
          <w:szCs w:val="20"/>
        </w:rPr>
      </w:pPr>
      <w:hyperlink w:history="1">
        <w:r w:rsidR="002F3C72" w:rsidRPr="007B3A4F">
          <w:rPr>
            <w:rStyle w:val="Hyperlink"/>
            <w:rFonts w:ascii="Courier New" w:hAnsi="Courier New" w:cs="Courier New"/>
            <w:b/>
            <w:bCs/>
            <w:color w:val="FF0000"/>
            <w:sz w:val="16"/>
            <w:szCs w:val="20"/>
          </w:rPr>
          <w:t>-</w:t>
        </w:r>
      </w:hyperlink>
      <w:r w:rsidR="002F3C72" w:rsidRPr="007B3A4F">
        <w:rPr>
          <w:rFonts w:ascii="Verdana" w:hAnsi="Verdana"/>
          <w:sz w:val="16"/>
          <w:szCs w:val="20"/>
        </w:rPr>
        <w:t xml:space="preserve"> </w:t>
      </w:r>
      <w:r w:rsidR="002F3C72" w:rsidRPr="007B3A4F">
        <w:rPr>
          <w:rStyle w:val="m1"/>
          <w:rFonts w:ascii="Verdana" w:hAnsi="Verdana"/>
          <w:sz w:val="16"/>
          <w:szCs w:val="20"/>
        </w:rPr>
        <w:t>&lt;</w:t>
      </w:r>
      <w:r w:rsidR="002F3C72" w:rsidRPr="007B3A4F">
        <w:rPr>
          <w:rStyle w:val="t1"/>
          <w:rFonts w:ascii="Verdana" w:hAnsi="Verdana"/>
          <w:sz w:val="16"/>
          <w:szCs w:val="20"/>
        </w:rPr>
        <w:t xml:space="preserve">Interface </w:t>
      </w:r>
      <w:proofErr w:type="spellStart"/>
      <w:proofErr w:type="gramStart"/>
      <w:r w:rsidR="002F3C72" w:rsidRPr="007B3A4F">
        <w:rPr>
          <w:rStyle w:val="t1"/>
          <w:rFonts w:ascii="Verdana" w:hAnsi="Verdana"/>
          <w:sz w:val="16"/>
          <w:szCs w:val="20"/>
        </w:rPr>
        <w:t>xsi:type</w:t>
      </w:r>
      <w:proofErr w:type="spellEnd"/>
      <w:proofErr w:type="gramEnd"/>
      <w:r w:rsidR="002F3C72" w:rsidRPr="007B3A4F">
        <w:rPr>
          <w:rStyle w:val="m1"/>
          <w:rFonts w:ascii="Verdana" w:hAnsi="Verdana"/>
          <w:sz w:val="16"/>
          <w:szCs w:val="20"/>
        </w:rPr>
        <w:t>="</w:t>
      </w:r>
      <w:proofErr w:type="spellStart"/>
      <w:r w:rsidR="002F3C72" w:rsidRPr="007B3A4F">
        <w:rPr>
          <w:rFonts w:ascii="Verdana" w:hAnsi="Verdana"/>
          <w:b/>
          <w:bCs/>
          <w:sz w:val="16"/>
          <w:szCs w:val="20"/>
        </w:rPr>
        <w:t>NetworkInformation</w:t>
      </w:r>
      <w:proofErr w:type="spellEnd"/>
      <w:r w:rsidR="002F3C72" w:rsidRPr="007B3A4F">
        <w:rPr>
          <w:rStyle w:val="m1"/>
          <w:rFonts w:ascii="Verdana" w:hAnsi="Verdana"/>
          <w:sz w:val="16"/>
          <w:szCs w:val="20"/>
        </w:rPr>
        <w:t>"</w:t>
      </w:r>
      <w:r w:rsidR="002F3C72" w:rsidRPr="007B3A4F">
        <w:rPr>
          <w:rStyle w:val="t1"/>
          <w:rFonts w:ascii="Verdana" w:hAnsi="Verdana"/>
          <w:sz w:val="16"/>
          <w:szCs w:val="20"/>
        </w:rPr>
        <w:t xml:space="preserve"> </w:t>
      </w:r>
      <w:proofErr w:type="spellStart"/>
      <w:r w:rsidR="002F3C72" w:rsidRPr="007B3A4F">
        <w:rPr>
          <w:rStyle w:val="t1"/>
          <w:rFonts w:ascii="Verdana" w:hAnsi="Verdana"/>
          <w:sz w:val="16"/>
          <w:szCs w:val="20"/>
        </w:rPr>
        <w:t>InterfaceType</w:t>
      </w:r>
      <w:proofErr w:type="spellEnd"/>
      <w:r w:rsidR="002F3C72" w:rsidRPr="007B3A4F">
        <w:rPr>
          <w:rStyle w:val="m1"/>
          <w:rFonts w:ascii="Verdana" w:hAnsi="Verdana"/>
          <w:sz w:val="16"/>
          <w:szCs w:val="20"/>
        </w:rPr>
        <w:t>="</w:t>
      </w:r>
      <w:r w:rsidR="002F3C72" w:rsidRPr="007B3A4F">
        <w:rPr>
          <w:rFonts w:ascii="Verdana" w:hAnsi="Verdana"/>
          <w:b/>
          <w:bCs/>
          <w:sz w:val="16"/>
          <w:szCs w:val="20"/>
        </w:rPr>
        <w:t>LXI</w:t>
      </w:r>
      <w:r w:rsidR="002F3C72" w:rsidRPr="007B3A4F">
        <w:rPr>
          <w:rStyle w:val="m1"/>
          <w:rFonts w:ascii="Verdana" w:hAnsi="Verdana"/>
          <w:sz w:val="16"/>
          <w:szCs w:val="20"/>
        </w:rPr>
        <w:t>"</w:t>
      </w:r>
      <w:r w:rsidR="002F3C72" w:rsidRPr="007B3A4F">
        <w:rPr>
          <w:rStyle w:val="t1"/>
          <w:rFonts w:ascii="Verdana" w:hAnsi="Verdana"/>
          <w:sz w:val="16"/>
          <w:szCs w:val="20"/>
        </w:rPr>
        <w:t xml:space="preserve"> </w:t>
      </w:r>
      <w:proofErr w:type="spellStart"/>
      <w:r w:rsidR="002F3C72" w:rsidRPr="007B3A4F">
        <w:rPr>
          <w:rStyle w:val="t1"/>
          <w:rFonts w:ascii="Verdana" w:hAnsi="Verdana"/>
          <w:sz w:val="16"/>
          <w:szCs w:val="20"/>
        </w:rPr>
        <w:t>IPType</w:t>
      </w:r>
      <w:proofErr w:type="spellEnd"/>
      <w:r w:rsidR="002F3C72" w:rsidRPr="007B3A4F">
        <w:rPr>
          <w:rStyle w:val="m1"/>
          <w:rFonts w:ascii="Verdana" w:hAnsi="Verdana"/>
          <w:sz w:val="16"/>
          <w:szCs w:val="20"/>
        </w:rPr>
        <w:t>="</w:t>
      </w:r>
      <w:r w:rsidR="002F3C72" w:rsidRPr="007B3A4F">
        <w:rPr>
          <w:rFonts w:ascii="Verdana" w:hAnsi="Verdana"/>
          <w:b/>
          <w:bCs/>
          <w:sz w:val="16"/>
          <w:szCs w:val="20"/>
        </w:rPr>
        <w:t>IPv4</w:t>
      </w:r>
      <w:r w:rsidR="002F3C72" w:rsidRPr="007B3A4F">
        <w:rPr>
          <w:rStyle w:val="m1"/>
          <w:rFonts w:ascii="Verdana" w:hAnsi="Verdana"/>
          <w:sz w:val="16"/>
          <w:szCs w:val="20"/>
        </w:rPr>
        <w:t>"</w:t>
      </w:r>
      <w:r w:rsidR="002F3C72" w:rsidRPr="007B3A4F">
        <w:rPr>
          <w:rStyle w:val="t1"/>
          <w:rFonts w:ascii="Verdana" w:hAnsi="Verdana"/>
          <w:sz w:val="16"/>
          <w:szCs w:val="20"/>
        </w:rPr>
        <w:t xml:space="preserve"> </w:t>
      </w:r>
      <w:proofErr w:type="spellStart"/>
      <w:r w:rsidR="002F3C72" w:rsidRPr="007B3A4F">
        <w:rPr>
          <w:rStyle w:val="t1"/>
          <w:rFonts w:ascii="Verdana" w:hAnsi="Verdana"/>
          <w:sz w:val="16"/>
          <w:szCs w:val="20"/>
        </w:rPr>
        <w:t>InterfaceName</w:t>
      </w:r>
      <w:proofErr w:type="spellEnd"/>
      <w:r w:rsidR="002F3C72" w:rsidRPr="007B3A4F">
        <w:rPr>
          <w:rStyle w:val="m1"/>
          <w:rFonts w:ascii="Verdana" w:hAnsi="Verdana"/>
          <w:sz w:val="16"/>
          <w:szCs w:val="20"/>
        </w:rPr>
        <w:t>="</w:t>
      </w:r>
      <w:r w:rsidR="002F3C72" w:rsidRPr="007B3A4F">
        <w:rPr>
          <w:rFonts w:ascii="Verdana" w:hAnsi="Verdana"/>
          <w:b/>
          <w:bCs/>
          <w:sz w:val="16"/>
          <w:szCs w:val="20"/>
        </w:rPr>
        <w:t>eth0</w:t>
      </w:r>
      <w:r w:rsidR="002F3C72" w:rsidRPr="007B3A4F">
        <w:rPr>
          <w:rStyle w:val="m1"/>
          <w:rFonts w:ascii="Verdana" w:hAnsi="Verdana"/>
          <w:sz w:val="16"/>
          <w:szCs w:val="20"/>
        </w:rPr>
        <w:t>"&gt;</w:t>
      </w:r>
    </w:p>
    <w:p w14:paraId="6DEBC06F" w14:textId="77777777"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r w:rsidRPr="007B3A4F">
        <w:rPr>
          <w:rStyle w:val="t1"/>
          <w:rFonts w:ascii="Verdana" w:hAnsi="Verdana"/>
          <w:sz w:val="16"/>
          <w:szCs w:val="20"/>
        </w:rPr>
        <w:t>InstrumentAddressString</w:t>
      </w:r>
      <w:r w:rsidRPr="007B3A4F">
        <w:rPr>
          <w:rStyle w:val="m1"/>
          <w:rFonts w:ascii="Verdana" w:hAnsi="Verdana"/>
          <w:sz w:val="16"/>
          <w:szCs w:val="20"/>
        </w:rPr>
        <w:t>&gt;</w:t>
      </w:r>
      <w:proofErr w:type="gramStart"/>
      <w:r w:rsidRPr="007B3A4F">
        <w:rPr>
          <w:rStyle w:val="tx1"/>
          <w:rFonts w:ascii="Verdana" w:hAnsi="Verdana"/>
          <w:sz w:val="16"/>
          <w:szCs w:val="20"/>
        </w:rPr>
        <w:t>TCPIP::</w:t>
      </w:r>
      <w:proofErr w:type="gramEnd"/>
      <w:r w:rsidRPr="007B3A4F">
        <w:rPr>
          <w:rStyle w:val="tx1"/>
          <w:rFonts w:ascii="Verdana" w:hAnsi="Verdana"/>
          <w:sz w:val="16"/>
          <w:szCs w:val="20"/>
        </w:rPr>
        <w:t>10.1.2.32::INSTR</w:t>
      </w:r>
      <w:r w:rsidRPr="007B3A4F">
        <w:rPr>
          <w:rStyle w:val="m1"/>
          <w:rFonts w:ascii="Verdana" w:hAnsi="Verdana"/>
          <w:sz w:val="16"/>
          <w:szCs w:val="20"/>
        </w:rPr>
        <w:t>&lt;/</w:t>
      </w:r>
      <w:r w:rsidRPr="007B3A4F">
        <w:rPr>
          <w:rStyle w:val="t1"/>
          <w:rFonts w:ascii="Verdana" w:hAnsi="Verdana"/>
          <w:sz w:val="16"/>
          <w:szCs w:val="20"/>
        </w:rPr>
        <w:t>InstrumentAddressString</w:t>
      </w:r>
      <w:r w:rsidRPr="007B3A4F">
        <w:rPr>
          <w:rStyle w:val="m1"/>
          <w:rFonts w:ascii="Verdana" w:hAnsi="Verdana"/>
          <w:sz w:val="16"/>
          <w:szCs w:val="20"/>
        </w:rPr>
        <w:t>&gt;</w:t>
      </w:r>
      <w:r w:rsidRPr="007B3A4F">
        <w:rPr>
          <w:rFonts w:ascii="Verdana" w:hAnsi="Verdana"/>
          <w:sz w:val="16"/>
          <w:szCs w:val="20"/>
        </w:rPr>
        <w:t xml:space="preserve"> </w:t>
      </w:r>
    </w:p>
    <w:p w14:paraId="4FBE55FE" w14:textId="77777777"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r w:rsidRPr="007B3A4F">
        <w:rPr>
          <w:rStyle w:val="t1"/>
          <w:rFonts w:ascii="Verdana" w:hAnsi="Verdana"/>
          <w:sz w:val="16"/>
          <w:szCs w:val="20"/>
        </w:rPr>
        <w:t>InstrumentAddressString</w:t>
      </w:r>
      <w:r w:rsidRPr="007B3A4F">
        <w:rPr>
          <w:rStyle w:val="m1"/>
          <w:rFonts w:ascii="Verdana" w:hAnsi="Verdana"/>
          <w:sz w:val="16"/>
          <w:szCs w:val="20"/>
        </w:rPr>
        <w:t>&gt;</w:t>
      </w:r>
      <w:proofErr w:type="gramStart"/>
      <w:r w:rsidRPr="007B3A4F">
        <w:rPr>
          <w:rStyle w:val="tx1"/>
          <w:rFonts w:ascii="Verdana" w:hAnsi="Verdana"/>
          <w:sz w:val="16"/>
          <w:szCs w:val="20"/>
        </w:rPr>
        <w:t>TCPIP::</w:t>
      </w:r>
      <w:proofErr w:type="gramEnd"/>
      <w:r w:rsidRPr="007B3A4F">
        <w:rPr>
          <w:rStyle w:val="tx1"/>
          <w:rFonts w:ascii="Verdana" w:hAnsi="Verdana"/>
          <w:sz w:val="16"/>
          <w:szCs w:val="20"/>
        </w:rPr>
        <w:t>10.1.2.32::5000::SOCKET</w:t>
      </w:r>
      <w:r w:rsidRPr="007B3A4F">
        <w:rPr>
          <w:rStyle w:val="m1"/>
          <w:rFonts w:ascii="Verdana" w:hAnsi="Verdana"/>
          <w:sz w:val="16"/>
          <w:szCs w:val="20"/>
        </w:rPr>
        <w:t>&lt;/</w:t>
      </w:r>
      <w:r w:rsidRPr="007B3A4F">
        <w:rPr>
          <w:rStyle w:val="t1"/>
          <w:rFonts w:ascii="Verdana" w:hAnsi="Verdana"/>
          <w:sz w:val="16"/>
          <w:szCs w:val="20"/>
        </w:rPr>
        <w:t>InstrumentAddressString</w:t>
      </w:r>
      <w:r w:rsidRPr="007B3A4F">
        <w:rPr>
          <w:rStyle w:val="m1"/>
          <w:rFonts w:ascii="Verdana" w:hAnsi="Verdana"/>
          <w:sz w:val="16"/>
          <w:szCs w:val="20"/>
        </w:rPr>
        <w:t>&gt;</w:t>
      </w:r>
      <w:r w:rsidRPr="007B3A4F">
        <w:rPr>
          <w:rFonts w:ascii="Verdana" w:hAnsi="Verdana"/>
          <w:sz w:val="16"/>
          <w:szCs w:val="20"/>
        </w:rPr>
        <w:t xml:space="preserve"> </w:t>
      </w:r>
    </w:p>
    <w:p w14:paraId="4A82E2AC" w14:textId="77777777"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r w:rsidRPr="007B3A4F">
        <w:rPr>
          <w:rStyle w:val="t1"/>
          <w:rFonts w:ascii="Verdana" w:hAnsi="Verdana"/>
          <w:sz w:val="16"/>
          <w:szCs w:val="20"/>
        </w:rPr>
        <w:t>InstrumentAddressString</w:t>
      </w:r>
      <w:r w:rsidRPr="007B3A4F">
        <w:rPr>
          <w:rStyle w:val="m1"/>
          <w:rFonts w:ascii="Verdana" w:hAnsi="Verdana"/>
          <w:sz w:val="16"/>
          <w:szCs w:val="20"/>
        </w:rPr>
        <w:t>&gt;</w:t>
      </w:r>
      <w:proofErr w:type="gramStart"/>
      <w:r w:rsidRPr="007B3A4F">
        <w:rPr>
          <w:rStyle w:val="tx1"/>
          <w:rFonts w:ascii="Verdana" w:hAnsi="Verdana"/>
          <w:sz w:val="16"/>
          <w:szCs w:val="20"/>
        </w:rPr>
        <w:t>TCPIP::</w:t>
      </w:r>
      <w:proofErr w:type="gramEnd"/>
      <w:r w:rsidRPr="007B3A4F">
        <w:rPr>
          <w:rStyle w:val="tx1"/>
          <w:rFonts w:ascii="Verdana" w:hAnsi="Verdana"/>
          <w:sz w:val="16"/>
          <w:szCs w:val="20"/>
        </w:rPr>
        <w:t>10.1.2.32::hislip0::INSTR</w:t>
      </w:r>
      <w:r w:rsidRPr="007B3A4F">
        <w:rPr>
          <w:rStyle w:val="m1"/>
          <w:rFonts w:ascii="Verdana" w:hAnsi="Verdana"/>
          <w:sz w:val="16"/>
          <w:szCs w:val="20"/>
        </w:rPr>
        <w:t>&lt;/</w:t>
      </w:r>
      <w:r w:rsidRPr="007B3A4F">
        <w:rPr>
          <w:rStyle w:val="t1"/>
          <w:rFonts w:ascii="Verdana" w:hAnsi="Verdana"/>
          <w:sz w:val="16"/>
          <w:szCs w:val="20"/>
        </w:rPr>
        <w:t>InstrumentAddressString</w:t>
      </w:r>
      <w:r w:rsidRPr="007B3A4F">
        <w:rPr>
          <w:rStyle w:val="m1"/>
          <w:rFonts w:ascii="Verdana" w:hAnsi="Verdana"/>
          <w:sz w:val="16"/>
          <w:szCs w:val="20"/>
        </w:rPr>
        <w:t>&gt;</w:t>
      </w:r>
      <w:r w:rsidRPr="007B3A4F">
        <w:rPr>
          <w:rFonts w:ascii="Verdana" w:hAnsi="Verdana"/>
          <w:sz w:val="16"/>
          <w:szCs w:val="20"/>
        </w:rPr>
        <w:t xml:space="preserve"> </w:t>
      </w:r>
    </w:p>
    <w:p w14:paraId="056293CC" w14:textId="77777777"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r w:rsidRPr="007B3A4F">
        <w:rPr>
          <w:rStyle w:val="t1"/>
          <w:rFonts w:ascii="Verdana" w:hAnsi="Verdana"/>
          <w:sz w:val="16"/>
          <w:szCs w:val="20"/>
        </w:rPr>
        <w:t>Hostname</w:t>
      </w:r>
      <w:r w:rsidRPr="007B3A4F">
        <w:rPr>
          <w:rStyle w:val="m1"/>
          <w:rFonts w:ascii="Verdana" w:hAnsi="Verdana"/>
          <w:sz w:val="16"/>
          <w:szCs w:val="20"/>
        </w:rPr>
        <w:t>&gt;</w:t>
      </w:r>
      <w:r w:rsidRPr="007B3A4F">
        <w:rPr>
          <w:rStyle w:val="tx1"/>
          <w:rFonts w:ascii="Verdana" w:hAnsi="Verdana"/>
          <w:sz w:val="16"/>
          <w:szCs w:val="20"/>
        </w:rPr>
        <w:t>10.1.2.32</w:t>
      </w:r>
      <w:r w:rsidRPr="007B3A4F">
        <w:rPr>
          <w:rStyle w:val="m1"/>
          <w:rFonts w:ascii="Verdana" w:hAnsi="Verdana"/>
          <w:sz w:val="16"/>
          <w:szCs w:val="20"/>
        </w:rPr>
        <w:t>&lt;/</w:t>
      </w:r>
      <w:r w:rsidRPr="007B3A4F">
        <w:rPr>
          <w:rStyle w:val="t1"/>
          <w:rFonts w:ascii="Verdana" w:hAnsi="Verdana"/>
          <w:sz w:val="16"/>
          <w:szCs w:val="20"/>
        </w:rPr>
        <w:t>Hostname</w:t>
      </w:r>
      <w:r w:rsidRPr="007B3A4F">
        <w:rPr>
          <w:rStyle w:val="m1"/>
          <w:rFonts w:ascii="Verdana" w:hAnsi="Verdana"/>
          <w:sz w:val="16"/>
          <w:szCs w:val="20"/>
        </w:rPr>
        <w:t>&gt;</w:t>
      </w:r>
      <w:r w:rsidRPr="007B3A4F">
        <w:rPr>
          <w:rFonts w:ascii="Verdana" w:hAnsi="Verdana"/>
          <w:sz w:val="16"/>
          <w:szCs w:val="20"/>
        </w:rPr>
        <w:t xml:space="preserve"> </w:t>
      </w:r>
    </w:p>
    <w:p w14:paraId="14A118BC" w14:textId="77777777"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proofErr w:type="spellStart"/>
      <w:r w:rsidRPr="007B3A4F">
        <w:rPr>
          <w:rStyle w:val="t1"/>
          <w:rFonts w:ascii="Verdana" w:hAnsi="Verdana"/>
          <w:sz w:val="16"/>
          <w:szCs w:val="20"/>
        </w:rPr>
        <w:t>IPAddress</w:t>
      </w:r>
      <w:proofErr w:type="spellEnd"/>
      <w:r w:rsidRPr="007B3A4F">
        <w:rPr>
          <w:rStyle w:val="m1"/>
          <w:rFonts w:ascii="Verdana" w:hAnsi="Verdana"/>
          <w:sz w:val="16"/>
          <w:szCs w:val="20"/>
        </w:rPr>
        <w:t>&gt;</w:t>
      </w:r>
      <w:r w:rsidRPr="007B3A4F">
        <w:rPr>
          <w:rStyle w:val="tx1"/>
          <w:rFonts w:ascii="Verdana" w:hAnsi="Verdana"/>
          <w:sz w:val="16"/>
          <w:szCs w:val="20"/>
        </w:rPr>
        <w:t>10.1.2.32</w:t>
      </w:r>
      <w:r w:rsidRPr="007B3A4F">
        <w:rPr>
          <w:rStyle w:val="m1"/>
          <w:rFonts w:ascii="Verdana" w:hAnsi="Verdana"/>
          <w:sz w:val="16"/>
          <w:szCs w:val="20"/>
        </w:rPr>
        <w:t>&lt;/</w:t>
      </w:r>
      <w:proofErr w:type="spellStart"/>
      <w:r w:rsidRPr="007B3A4F">
        <w:rPr>
          <w:rStyle w:val="t1"/>
          <w:rFonts w:ascii="Verdana" w:hAnsi="Verdana"/>
          <w:sz w:val="16"/>
          <w:szCs w:val="20"/>
        </w:rPr>
        <w:t>IPAddress</w:t>
      </w:r>
      <w:proofErr w:type="spellEnd"/>
      <w:r w:rsidRPr="007B3A4F">
        <w:rPr>
          <w:rStyle w:val="m1"/>
          <w:rFonts w:ascii="Verdana" w:hAnsi="Verdana"/>
          <w:sz w:val="16"/>
          <w:szCs w:val="20"/>
        </w:rPr>
        <w:t>&gt;</w:t>
      </w:r>
      <w:r w:rsidRPr="007B3A4F">
        <w:rPr>
          <w:rFonts w:ascii="Verdana" w:hAnsi="Verdana"/>
          <w:sz w:val="16"/>
          <w:szCs w:val="20"/>
        </w:rPr>
        <w:t xml:space="preserve"> </w:t>
      </w:r>
    </w:p>
    <w:p w14:paraId="0E7F2447" w14:textId="77777777"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proofErr w:type="spellStart"/>
      <w:r w:rsidRPr="007B3A4F">
        <w:rPr>
          <w:rStyle w:val="t1"/>
          <w:rFonts w:ascii="Verdana" w:hAnsi="Verdana"/>
          <w:sz w:val="16"/>
          <w:szCs w:val="20"/>
        </w:rPr>
        <w:t>SubnetMask</w:t>
      </w:r>
      <w:proofErr w:type="spellEnd"/>
      <w:r w:rsidRPr="007B3A4F">
        <w:rPr>
          <w:rStyle w:val="m1"/>
          <w:rFonts w:ascii="Verdana" w:hAnsi="Verdana"/>
          <w:sz w:val="16"/>
          <w:szCs w:val="20"/>
        </w:rPr>
        <w:t>&gt;</w:t>
      </w:r>
      <w:r w:rsidRPr="007B3A4F">
        <w:rPr>
          <w:rStyle w:val="tx1"/>
          <w:rFonts w:ascii="Verdana" w:hAnsi="Verdana"/>
          <w:sz w:val="16"/>
          <w:szCs w:val="20"/>
        </w:rPr>
        <w:t>255.255.255.0</w:t>
      </w:r>
      <w:r w:rsidRPr="007B3A4F">
        <w:rPr>
          <w:rStyle w:val="m1"/>
          <w:rFonts w:ascii="Verdana" w:hAnsi="Verdana"/>
          <w:sz w:val="16"/>
          <w:szCs w:val="20"/>
        </w:rPr>
        <w:t>&lt;/</w:t>
      </w:r>
      <w:proofErr w:type="spellStart"/>
      <w:r w:rsidRPr="007B3A4F">
        <w:rPr>
          <w:rStyle w:val="t1"/>
          <w:rFonts w:ascii="Verdana" w:hAnsi="Verdana"/>
          <w:sz w:val="16"/>
          <w:szCs w:val="20"/>
        </w:rPr>
        <w:t>SubnetMask</w:t>
      </w:r>
      <w:proofErr w:type="spellEnd"/>
      <w:r w:rsidRPr="007B3A4F">
        <w:rPr>
          <w:rStyle w:val="m1"/>
          <w:rFonts w:ascii="Verdana" w:hAnsi="Verdana"/>
          <w:sz w:val="16"/>
          <w:szCs w:val="20"/>
        </w:rPr>
        <w:t>&gt;</w:t>
      </w:r>
      <w:r w:rsidRPr="007B3A4F">
        <w:rPr>
          <w:rFonts w:ascii="Verdana" w:hAnsi="Verdana"/>
          <w:sz w:val="16"/>
          <w:szCs w:val="20"/>
        </w:rPr>
        <w:t xml:space="preserve"> </w:t>
      </w:r>
    </w:p>
    <w:p w14:paraId="51A01598" w14:textId="77777777"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proofErr w:type="spellStart"/>
      <w:r w:rsidRPr="007B3A4F">
        <w:rPr>
          <w:rStyle w:val="t1"/>
          <w:rFonts w:ascii="Verdana" w:hAnsi="Verdana"/>
          <w:sz w:val="16"/>
          <w:szCs w:val="20"/>
        </w:rPr>
        <w:t>MACAddress</w:t>
      </w:r>
      <w:proofErr w:type="spellEnd"/>
      <w:r w:rsidRPr="007B3A4F">
        <w:rPr>
          <w:rStyle w:val="m1"/>
          <w:rFonts w:ascii="Verdana" w:hAnsi="Verdana"/>
          <w:sz w:val="16"/>
          <w:szCs w:val="20"/>
        </w:rPr>
        <w:t>&gt;</w:t>
      </w:r>
      <w:r w:rsidRPr="007B3A4F">
        <w:rPr>
          <w:rStyle w:val="tx1"/>
          <w:rFonts w:ascii="Verdana" w:hAnsi="Verdana"/>
          <w:sz w:val="16"/>
          <w:szCs w:val="20"/>
        </w:rPr>
        <w:t>00:3</w:t>
      </w:r>
      <w:proofErr w:type="gramStart"/>
      <w:r w:rsidRPr="007B3A4F">
        <w:rPr>
          <w:rStyle w:val="tx1"/>
          <w:rFonts w:ascii="Verdana" w:hAnsi="Verdana"/>
          <w:sz w:val="16"/>
          <w:szCs w:val="20"/>
        </w:rPr>
        <w:t>F:F8:6A</w:t>
      </w:r>
      <w:proofErr w:type="gramEnd"/>
      <w:r w:rsidRPr="007B3A4F">
        <w:rPr>
          <w:rStyle w:val="tx1"/>
          <w:rFonts w:ascii="Verdana" w:hAnsi="Verdana"/>
          <w:sz w:val="16"/>
          <w:szCs w:val="20"/>
        </w:rPr>
        <w:t>:1A:3A</w:t>
      </w:r>
      <w:r w:rsidRPr="007B3A4F">
        <w:rPr>
          <w:rStyle w:val="m1"/>
          <w:rFonts w:ascii="Verdana" w:hAnsi="Verdana"/>
          <w:sz w:val="16"/>
          <w:szCs w:val="20"/>
        </w:rPr>
        <w:t>&lt;/</w:t>
      </w:r>
      <w:proofErr w:type="spellStart"/>
      <w:r w:rsidRPr="007B3A4F">
        <w:rPr>
          <w:rStyle w:val="t1"/>
          <w:rFonts w:ascii="Verdana" w:hAnsi="Verdana"/>
          <w:sz w:val="16"/>
          <w:szCs w:val="20"/>
        </w:rPr>
        <w:t>MACAddress</w:t>
      </w:r>
      <w:proofErr w:type="spellEnd"/>
      <w:r w:rsidRPr="007B3A4F">
        <w:rPr>
          <w:rStyle w:val="m1"/>
          <w:rFonts w:ascii="Verdana" w:hAnsi="Verdana"/>
          <w:sz w:val="16"/>
          <w:szCs w:val="20"/>
        </w:rPr>
        <w:t>&gt;</w:t>
      </w:r>
      <w:r w:rsidRPr="007B3A4F">
        <w:rPr>
          <w:rFonts w:ascii="Verdana" w:hAnsi="Verdana"/>
          <w:sz w:val="16"/>
          <w:szCs w:val="20"/>
        </w:rPr>
        <w:t xml:space="preserve"> </w:t>
      </w:r>
    </w:p>
    <w:p w14:paraId="50555293" w14:textId="77777777"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r w:rsidRPr="007B3A4F">
        <w:rPr>
          <w:rStyle w:val="t1"/>
          <w:rFonts w:ascii="Verdana" w:hAnsi="Verdana"/>
          <w:sz w:val="16"/>
          <w:szCs w:val="20"/>
        </w:rPr>
        <w:t>Gateway</w:t>
      </w:r>
      <w:r w:rsidRPr="007B3A4F">
        <w:rPr>
          <w:rStyle w:val="m1"/>
          <w:rFonts w:ascii="Verdana" w:hAnsi="Verdana"/>
          <w:sz w:val="16"/>
          <w:szCs w:val="20"/>
        </w:rPr>
        <w:t>&gt;</w:t>
      </w:r>
      <w:r w:rsidRPr="007B3A4F">
        <w:rPr>
          <w:rStyle w:val="tx1"/>
          <w:rFonts w:ascii="Verdana" w:hAnsi="Verdana"/>
          <w:sz w:val="16"/>
          <w:szCs w:val="20"/>
        </w:rPr>
        <w:t>10.1.2.1</w:t>
      </w:r>
      <w:r w:rsidRPr="007B3A4F">
        <w:rPr>
          <w:rStyle w:val="m1"/>
          <w:rFonts w:ascii="Verdana" w:hAnsi="Verdana"/>
          <w:sz w:val="16"/>
          <w:szCs w:val="20"/>
        </w:rPr>
        <w:t>&lt;/</w:t>
      </w:r>
      <w:r w:rsidRPr="007B3A4F">
        <w:rPr>
          <w:rStyle w:val="t1"/>
          <w:rFonts w:ascii="Verdana" w:hAnsi="Verdana"/>
          <w:sz w:val="16"/>
          <w:szCs w:val="20"/>
        </w:rPr>
        <w:t>Gateway</w:t>
      </w:r>
      <w:r w:rsidRPr="007B3A4F">
        <w:rPr>
          <w:rStyle w:val="m1"/>
          <w:rFonts w:ascii="Verdana" w:hAnsi="Verdana"/>
          <w:sz w:val="16"/>
          <w:szCs w:val="20"/>
        </w:rPr>
        <w:t>&gt;</w:t>
      </w:r>
      <w:r w:rsidRPr="007B3A4F">
        <w:rPr>
          <w:rFonts w:ascii="Verdana" w:hAnsi="Verdana"/>
          <w:sz w:val="16"/>
          <w:szCs w:val="20"/>
        </w:rPr>
        <w:t xml:space="preserve"> </w:t>
      </w:r>
    </w:p>
    <w:p w14:paraId="25690AD0" w14:textId="77777777"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proofErr w:type="spellStart"/>
      <w:r w:rsidRPr="007B3A4F">
        <w:rPr>
          <w:rStyle w:val="t1"/>
          <w:rFonts w:ascii="Verdana" w:hAnsi="Verdana"/>
          <w:sz w:val="16"/>
          <w:szCs w:val="20"/>
        </w:rPr>
        <w:t>DHCPEnabled</w:t>
      </w:r>
      <w:proofErr w:type="spellEnd"/>
      <w:r w:rsidRPr="007B3A4F">
        <w:rPr>
          <w:rStyle w:val="m1"/>
          <w:rFonts w:ascii="Verdana" w:hAnsi="Verdana"/>
          <w:sz w:val="16"/>
          <w:szCs w:val="20"/>
        </w:rPr>
        <w:t>&gt;</w:t>
      </w:r>
      <w:r w:rsidRPr="007B3A4F">
        <w:rPr>
          <w:rStyle w:val="tx1"/>
          <w:rFonts w:ascii="Verdana" w:hAnsi="Verdana"/>
          <w:sz w:val="16"/>
          <w:szCs w:val="20"/>
        </w:rPr>
        <w:t>true</w:t>
      </w:r>
      <w:r w:rsidRPr="007B3A4F">
        <w:rPr>
          <w:rStyle w:val="m1"/>
          <w:rFonts w:ascii="Verdana" w:hAnsi="Verdana"/>
          <w:sz w:val="16"/>
          <w:szCs w:val="20"/>
        </w:rPr>
        <w:t>&lt;/</w:t>
      </w:r>
      <w:proofErr w:type="spellStart"/>
      <w:r w:rsidRPr="007B3A4F">
        <w:rPr>
          <w:rStyle w:val="t1"/>
          <w:rFonts w:ascii="Verdana" w:hAnsi="Verdana"/>
          <w:sz w:val="16"/>
          <w:szCs w:val="20"/>
        </w:rPr>
        <w:t>DHCPEnabled</w:t>
      </w:r>
      <w:proofErr w:type="spellEnd"/>
      <w:r w:rsidRPr="007B3A4F">
        <w:rPr>
          <w:rStyle w:val="m1"/>
          <w:rFonts w:ascii="Verdana" w:hAnsi="Verdana"/>
          <w:sz w:val="16"/>
          <w:szCs w:val="20"/>
        </w:rPr>
        <w:t>&gt;</w:t>
      </w:r>
      <w:r w:rsidRPr="007B3A4F">
        <w:rPr>
          <w:rFonts w:ascii="Verdana" w:hAnsi="Verdana"/>
          <w:sz w:val="16"/>
          <w:szCs w:val="20"/>
        </w:rPr>
        <w:t xml:space="preserve"> </w:t>
      </w:r>
    </w:p>
    <w:p w14:paraId="52239494" w14:textId="77777777"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proofErr w:type="spellStart"/>
      <w:r w:rsidRPr="007B3A4F">
        <w:rPr>
          <w:rStyle w:val="t1"/>
          <w:rFonts w:ascii="Verdana" w:hAnsi="Verdana"/>
          <w:sz w:val="16"/>
          <w:szCs w:val="20"/>
        </w:rPr>
        <w:t>AutoIPEnabled</w:t>
      </w:r>
      <w:proofErr w:type="spellEnd"/>
      <w:r w:rsidRPr="007B3A4F">
        <w:rPr>
          <w:rStyle w:val="m1"/>
          <w:rFonts w:ascii="Verdana" w:hAnsi="Verdana"/>
          <w:sz w:val="16"/>
          <w:szCs w:val="20"/>
        </w:rPr>
        <w:t>&gt;</w:t>
      </w:r>
      <w:r w:rsidRPr="007B3A4F">
        <w:rPr>
          <w:rStyle w:val="tx1"/>
          <w:rFonts w:ascii="Verdana" w:hAnsi="Verdana"/>
          <w:sz w:val="16"/>
          <w:szCs w:val="20"/>
        </w:rPr>
        <w:t>true</w:t>
      </w:r>
      <w:r w:rsidRPr="007B3A4F">
        <w:rPr>
          <w:rStyle w:val="m1"/>
          <w:rFonts w:ascii="Verdana" w:hAnsi="Verdana"/>
          <w:sz w:val="16"/>
          <w:szCs w:val="20"/>
        </w:rPr>
        <w:t>&lt;/</w:t>
      </w:r>
      <w:proofErr w:type="spellStart"/>
      <w:r w:rsidRPr="007B3A4F">
        <w:rPr>
          <w:rStyle w:val="t1"/>
          <w:rFonts w:ascii="Verdana" w:hAnsi="Verdana"/>
          <w:sz w:val="16"/>
          <w:szCs w:val="20"/>
        </w:rPr>
        <w:t>AutoIPEnabled</w:t>
      </w:r>
      <w:proofErr w:type="spellEnd"/>
      <w:r w:rsidRPr="007B3A4F">
        <w:rPr>
          <w:rStyle w:val="m1"/>
          <w:rFonts w:ascii="Verdana" w:hAnsi="Verdana"/>
          <w:sz w:val="16"/>
          <w:szCs w:val="20"/>
        </w:rPr>
        <w:t>&gt;</w:t>
      </w:r>
      <w:r w:rsidRPr="007B3A4F">
        <w:rPr>
          <w:rFonts w:ascii="Verdana" w:hAnsi="Verdana"/>
          <w:sz w:val="16"/>
          <w:szCs w:val="20"/>
        </w:rPr>
        <w:t xml:space="preserve"> </w:t>
      </w:r>
    </w:p>
    <w:p w14:paraId="7CBD8312" w14:textId="77777777" w:rsidR="002F3C72" w:rsidRPr="007B3A4F" w:rsidRDefault="002F3C72" w:rsidP="002F3C72">
      <w:pPr>
        <w:ind w:left="1200" w:hanging="24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r w:rsidRPr="007B3A4F">
        <w:rPr>
          <w:rStyle w:val="t1"/>
          <w:rFonts w:ascii="Verdana" w:hAnsi="Verdana"/>
          <w:sz w:val="16"/>
          <w:szCs w:val="20"/>
        </w:rPr>
        <w:t>Interface</w:t>
      </w:r>
      <w:r w:rsidRPr="007B3A4F">
        <w:rPr>
          <w:rStyle w:val="m1"/>
          <w:rFonts w:ascii="Verdana" w:hAnsi="Verdana"/>
          <w:sz w:val="16"/>
          <w:szCs w:val="20"/>
        </w:rPr>
        <w:t>&gt;</w:t>
      </w:r>
    </w:p>
    <w:p w14:paraId="05B61C94" w14:textId="77777777" w:rsidR="002F3C72" w:rsidRPr="007B3A4F" w:rsidRDefault="00341E6F" w:rsidP="002F3C72">
      <w:pPr>
        <w:ind w:left="1200" w:hanging="480"/>
        <w:rPr>
          <w:rFonts w:ascii="Verdana" w:hAnsi="Verdana"/>
          <w:sz w:val="16"/>
          <w:szCs w:val="20"/>
        </w:rPr>
      </w:pPr>
      <w:hyperlink w:history="1">
        <w:r w:rsidR="002F3C72" w:rsidRPr="007B3A4F">
          <w:rPr>
            <w:rStyle w:val="Hyperlink"/>
            <w:rFonts w:ascii="Courier New" w:hAnsi="Courier New" w:cs="Courier New"/>
            <w:b/>
            <w:bCs/>
            <w:color w:val="FF0000"/>
            <w:sz w:val="16"/>
            <w:szCs w:val="20"/>
          </w:rPr>
          <w:t>-</w:t>
        </w:r>
      </w:hyperlink>
      <w:r w:rsidR="002F3C72" w:rsidRPr="007B3A4F">
        <w:rPr>
          <w:rFonts w:ascii="Verdana" w:hAnsi="Verdana"/>
          <w:sz w:val="16"/>
          <w:szCs w:val="20"/>
        </w:rPr>
        <w:t xml:space="preserve"> </w:t>
      </w:r>
      <w:r w:rsidR="002F3C72" w:rsidRPr="007B3A4F">
        <w:rPr>
          <w:rStyle w:val="m1"/>
          <w:rFonts w:ascii="Verdana" w:hAnsi="Verdana"/>
          <w:sz w:val="16"/>
          <w:szCs w:val="20"/>
        </w:rPr>
        <w:t>&lt;</w:t>
      </w:r>
      <w:r w:rsidR="002F3C72" w:rsidRPr="007B3A4F">
        <w:rPr>
          <w:rStyle w:val="t1"/>
          <w:rFonts w:ascii="Verdana" w:hAnsi="Verdana"/>
          <w:sz w:val="16"/>
          <w:szCs w:val="20"/>
        </w:rPr>
        <w:t xml:space="preserve">Interface </w:t>
      </w:r>
      <w:proofErr w:type="spellStart"/>
      <w:r w:rsidR="002F3C72" w:rsidRPr="007B3A4F">
        <w:rPr>
          <w:rStyle w:val="t1"/>
          <w:rFonts w:ascii="Verdana" w:hAnsi="Verdana"/>
          <w:sz w:val="16"/>
          <w:szCs w:val="20"/>
        </w:rPr>
        <w:t>InterfaceType</w:t>
      </w:r>
      <w:proofErr w:type="spellEnd"/>
      <w:r w:rsidR="002F3C72" w:rsidRPr="007B3A4F">
        <w:rPr>
          <w:rStyle w:val="m1"/>
          <w:rFonts w:ascii="Verdana" w:hAnsi="Verdana"/>
          <w:sz w:val="16"/>
          <w:szCs w:val="20"/>
        </w:rPr>
        <w:t>="</w:t>
      </w:r>
      <w:proofErr w:type="spellStart"/>
      <w:r w:rsidR="002F3C72" w:rsidRPr="007B3A4F">
        <w:rPr>
          <w:rFonts w:ascii="Verdana" w:hAnsi="Verdana"/>
          <w:b/>
          <w:bCs/>
          <w:sz w:val="16"/>
          <w:szCs w:val="20"/>
        </w:rPr>
        <w:t>MyCompanyCustomNetworkInterface</w:t>
      </w:r>
      <w:proofErr w:type="spellEnd"/>
      <w:r w:rsidR="002F3C72" w:rsidRPr="007B3A4F">
        <w:rPr>
          <w:rStyle w:val="m1"/>
          <w:rFonts w:ascii="Verdana" w:hAnsi="Verdana"/>
          <w:sz w:val="16"/>
          <w:szCs w:val="20"/>
        </w:rPr>
        <w:t>"</w:t>
      </w:r>
      <w:r w:rsidR="002F3C72" w:rsidRPr="007B3A4F">
        <w:rPr>
          <w:rStyle w:val="t1"/>
          <w:rFonts w:ascii="Verdana" w:hAnsi="Verdana"/>
          <w:sz w:val="16"/>
          <w:szCs w:val="20"/>
        </w:rPr>
        <w:t xml:space="preserve"> </w:t>
      </w:r>
      <w:proofErr w:type="spellStart"/>
      <w:r w:rsidR="002F3C72" w:rsidRPr="007B3A4F">
        <w:rPr>
          <w:rStyle w:val="t1"/>
          <w:rFonts w:ascii="Verdana" w:hAnsi="Verdana"/>
          <w:sz w:val="16"/>
          <w:szCs w:val="20"/>
        </w:rPr>
        <w:t>InterfaceName</w:t>
      </w:r>
      <w:proofErr w:type="spellEnd"/>
      <w:r w:rsidR="002F3C72" w:rsidRPr="007B3A4F">
        <w:rPr>
          <w:rStyle w:val="m1"/>
          <w:rFonts w:ascii="Verdana" w:hAnsi="Verdana"/>
          <w:sz w:val="16"/>
          <w:szCs w:val="20"/>
        </w:rPr>
        <w:t>="</w:t>
      </w:r>
      <w:r w:rsidR="002F3C72" w:rsidRPr="007B3A4F">
        <w:rPr>
          <w:rFonts w:ascii="Verdana" w:hAnsi="Verdana"/>
          <w:b/>
          <w:bCs/>
          <w:sz w:val="16"/>
          <w:szCs w:val="20"/>
        </w:rPr>
        <w:t>MyCompany1</w:t>
      </w:r>
      <w:r w:rsidR="002F3C72" w:rsidRPr="007B3A4F">
        <w:rPr>
          <w:rStyle w:val="m1"/>
          <w:rFonts w:ascii="Verdana" w:hAnsi="Verdana"/>
          <w:sz w:val="16"/>
          <w:szCs w:val="20"/>
        </w:rPr>
        <w:t>"&gt;</w:t>
      </w:r>
    </w:p>
    <w:p w14:paraId="209F8214" w14:textId="77777777"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r w:rsidRPr="007B3A4F">
        <w:rPr>
          <w:rStyle w:val="t1"/>
          <w:rFonts w:ascii="Verdana" w:hAnsi="Verdana"/>
          <w:sz w:val="16"/>
          <w:szCs w:val="20"/>
        </w:rPr>
        <w:t>InstrumentAddressString</w:t>
      </w:r>
      <w:r w:rsidRPr="007B3A4F">
        <w:rPr>
          <w:rStyle w:val="m1"/>
          <w:rFonts w:ascii="Verdana" w:hAnsi="Verdana"/>
          <w:sz w:val="16"/>
          <w:szCs w:val="20"/>
        </w:rPr>
        <w:t>&gt;</w:t>
      </w:r>
      <w:r w:rsidRPr="007B3A4F">
        <w:rPr>
          <w:rStyle w:val="tx1"/>
          <w:rFonts w:ascii="Verdana" w:hAnsi="Verdana"/>
          <w:sz w:val="16"/>
          <w:szCs w:val="20"/>
        </w:rPr>
        <w:t>10.1.2.32:5025</w:t>
      </w:r>
      <w:r w:rsidRPr="007B3A4F">
        <w:rPr>
          <w:rStyle w:val="m1"/>
          <w:rFonts w:ascii="Verdana" w:hAnsi="Verdana"/>
          <w:sz w:val="16"/>
          <w:szCs w:val="20"/>
        </w:rPr>
        <w:t>&lt;/</w:t>
      </w:r>
      <w:r w:rsidRPr="007B3A4F">
        <w:rPr>
          <w:rStyle w:val="t1"/>
          <w:rFonts w:ascii="Verdana" w:hAnsi="Verdana"/>
          <w:sz w:val="16"/>
          <w:szCs w:val="20"/>
        </w:rPr>
        <w:t>InstrumentAddressString</w:t>
      </w:r>
      <w:r w:rsidRPr="007B3A4F">
        <w:rPr>
          <w:rStyle w:val="m1"/>
          <w:rFonts w:ascii="Verdana" w:hAnsi="Verdana"/>
          <w:sz w:val="16"/>
          <w:szCs w:val="20"/>
        </w:rPr>
        <w:t>&gt;</w:t>
      </w:r>
      <w:r w:rsidRPr="007B3A4F">
        <w:rPr>
          <w:rFonts w:ascii="Verdana" w:hAnsi="Verdana"/>
          <w:sz w:val="16"/>
          <w:szCs w:val="20"/>
        </w:rPr>
        <w:t xml:space="preserve"> </w:t>
      </w:r>
    </w:p>
    <w:p w14:paraId="0A7D53A5" w14:textId="77777777" w:rsidR="002F3C72" w:rsidRPr="007B3A4F" w:rsidRDefault="002F3C72" w:rsidP="002F3C72">
      <w:pPr>
        <w:ind w:left="1200" w:hanging="24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r w:rsidRPr="007B3A4F">
        <w:rPr>
          <w:rStyle w:val="t1"/>
          <w:rFonts w:ascii="Verdana" w:hAnsi="Verdana"/>
          <w:sz w:val="16"/>
          <w:szCs w:val="20"/>
        </w:rPr>
        <w:t>Interface</w:t>
      </w:r>
      <w:r w:rsidRPr="007B3A4F">
        <w:rPr>
          <w:rStyle w:val="m1"/>
          <w:rFonts w:ascii="Verdana" w:hAnsi="Verdana"/>
          <w:sz w:val="16"/>
          <w:szCs w:val="20"/>
        </w:rPr>
        <w:t>&gt;</w:t>
      </w:r>
    </w:p>
    <w:p w14:paraId="2697A7B1" w14:textId="77777777"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proofErr w:type="spellStart"/>
      <w:r w:rsidRPr="007B3A4F">
        <w:rPr>
          <w:rStyle w:val="t1"/>
          <w:rFonts w:ascii="Verdana" w:hAnsi="Verdana"/>
          <w:sz w:val="16"/>
          <w:szCs w:val="20"/>
        </w:rPr>
        <w:t>IVISoftwareModuleName</w:t>
      </w:r>
      <w:proofErr w:type="spellEnd"/>
      <w:r w:rsidRPr="007B3A4F">
        <w:rPr>
          <w:rStyle w:val="m1"/>
          <w:rFonts w:ascii="Verdana" w:hAnsi="Verdana"/>
          <w:sz w:val="16"/>
          <w:szCs w:val="20"/>
        </w:rPr>
        <w:t>&gt;</w:t>
      </w:r>
      <w:r w:rsidRPr="007B3A4F">
        <w:rPr>
          <w:rStyle w:val="tx1"/>
          <w:rFonts w:ascii="Verdana" w:hAnsi="Verdana"/>
          <w:sz w:val="16"/>
          <w:szCs w:val="20"/>
        </w:rPr>
        <w:t>Thingamajig</w:t>
      </w:r>
      <w:r w:rsidRPr="007B3A4F">
        <w:rPr>
          <w:rStyle w:val="m1"/>
          <w:rFonts w:ascii="Verdana" w:hAnsi="Verdana"/>
          <w:sz w:val="16"/>
          <w:szCs w:val="20"/>
        </w:rPr>
        <w:t>&lt;/</w:t>
      </w:r>
      <w:proofErr w:type="spellStart"/>
      <w:r w:rsidRPr="007B3A4F">
        <w:rPr>
          <w:rStyle w:val="t1"/>
          <w:rFonts w:ascii="Verdana" w:hAnsi="Verdana"/>
          <w:sz w:val="16"/>
          <w:szCs w:val="20"/>
        </w:rPr>
        <w:t>IVISoftwareModuleName</w:t>
      </w:r>
      <w:proofErr w:type="spellEnd"/>
      <w:r w:rsidRPr="007B3A4F">
        <w:rPr>
          <w:rStyle w:val="m1"/>
          <w:rFonts w:ascii="Verdana" w:hAnsi="Verdana"/>
          <w:sz w:val="16"/>
          <w:szCs w:val="20"/>
        </w:rPr>
        <w:t>&gt;</w:t>
      </w:r>
      <w:r w:rsidRPr="007B3A4F">
        <w:rPr>
          <w:rFonts w:ascii="Verdana" w:hAnsi="Verdana"/>
          <w:sz w:val="16"/>
          <w:szCs w:val="20"/>
        </w:rPr>
        <w:t xml:space="preserve"> </w:t>
      </w:r>
    </w:p>
    <w:p w14:paraId="3D73F24E" w14:textId="77777777" w:rsidR="002F3C72" w:rsidRPr="007B3A4F" w:rsidRDefault="00341E6F" w:rsidP="002F3C72">
      <w:pPr>
        <w:ind w:left="1200" w:hanging="480"/>
        <w:rPr>
          <w:rFonts w:ascii="Verdana" w:hAnsi="Verdana"/>
          <w:sz w:val="16"/>
          <w:szCs w:val="20"/>
        </w:rPr>
      </w:pPr>
      <w:hyperlink w:history="1">
        <w:r w:rsidR="002F3C72" w:rsidRPr="007B3A4F">
          <w:rPr>
            <w:rStyle w:val="Hyperlink"/>
            <w:rFonts w:ascii="Courier New" w:hAnsi="Courier New" w:cs="Courier New"/>
            <w:b/>
            <w:bCs/>
            <w:color w:val="FF0000"/>
            <w:sz w:val="16"/>
            <w:szCs w:val="20"/>
          </w:rPr>
          <w:t>-</w:t>
        </w:r>
      </w:hyperlink>
      <w:r w:rsidR="002F3C72" w:rsidRPr="007B3A4F">
        <w:rPr>
          <w:rFonts w:ascii="Verdana" w:hAnsi="Verdana"/>
          <w:sz w:val="16"/>
          <w:szCs w:val="20"/>
        </w:rPr>
        <w:t xml:space="preserve"> </w:t>
      </w:r>
      <w:r w:rsidR="002F3C72" w:rsidRPr="007B3A4F">
        <w:rPr>
          <w:rStyle w:val="m1"/>
          <w:rFonts w:ascii="Verdana" w:hAnsi="Verdana"/>
          <w:sz w:val="16"/>
          <w:szCs w:val="20"/>
        </w:rPr>
        <w:t>&lt;</w:t>
      </w:r>
      <w:r w:rsidR="002F3C72" w:rsidRPr="007B3A4F">
        <w:rPr>
          <w:rStyle w:val="t1"/>
          <w:rFonts w:ascii="Verdana" w:hAnsi="Verdana"/>
          <w:sz w:val="16"/>
          <w:szCs w:val="20"/>
        </w:rPr>
        <w:t>Extension</w:t>
      </w:r>
      <w:r w:rsidR="002F3C72" w:rsidRPr="007B3A4F">
        <w:rPr>
          <w:rStyle w:val="m1"/>
          <w:rFonts w:ascii="Verdana" w:hAnsi="Verdana"/>
          <w:sz w:val="16"/>
          <w:szCs w:val="20"/>
        </w:rPr>
        <w:t>&gt;</w:t>
      </w:r>
    </w:p>
    <w:p w14:paraId="48CCC9FA" w14:textId="77777777"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proofErr w:type="spellStart"/>
      <w:r w:rsidRPr="007B3A4F">
        <w:rPr>
          <w:rStyle w:val="t1"/>
          <w:rFonts w:ascii="Verdana" w:hAnsi="Verdana"/>
          <w:sz w:val="16"/>
          <w:szCs w:val="20"/>
        </w:rPr>
        <w:t>SampleExtension</w:t>
      </w:r>
      <w:proofErr w:type="spellEnd"/>
      <w:r w:rsidRPr="007B3A4F">
        <w:rPr>
          <w:rStyle w:val="m1"/>
          <w:rFonts w:ascii="Verdana" w:hAnsi="Verdana"/>
          <w:sz w:val="16"/>
          <w:szCs w:val="20"/>
        </w:rPr>
        <w:t>&gt;</w:t>
      </w:r>
      <w:r w:rsidRPr="007B3A4F">
        <w:rPr>
          <w:rStyle w:val="tx1"/>
          <w:rFonts w:ascii="Verdana" w:hAnsi="Verdana"/>
          <w:sz w:val="16"/>
          <w:szCs w:val="20"/>
        </w:rPr>
        <w:t xml:space="preserve">Arbitrary Vendor Extension Data can go </w:t>
      </w:r>
      <w:proofErr w:type="gramStart"/>
      <w:r w:rsidRPr="007B3A4F">
        <w:rPr>
          <w:rStyle w:val="tx1"/>
          <w:rFonts w:ascii="Verdana" w:hAnsi="Verdana"/>
          <w:sz w:val="16"/>
          <w:szCs w:val="20"/>
        </w:rPr>
        <w:t>here.</w:t>
      </w:r>
      <w:r w:rsidRPr="007B3A4F">
        <w:rPr>
          <w:rStyle w:val="m1"/>
          <w:rFonts w:ascii="Verdana" w:hAnsi="Verdana"/>
          <w:sz w:val="16"/>
          <w:szCs w:val="20"/>
        </w:rPr>
        <w:t>&lt;</w:t>
      </w:r>
      <w:proofErr w:type="gramEnd"/>
      <w:r w:rsidRPr="007B3A4F">
        <w:rPr>
          <w:rStyle w:val="m1"/>
          <w:rFonts w:ascii="Verdana" w:hAnsi="Verdana"/>
          <w:sz w:val="16"/>
          <w:szCs w:val="20"/>
        </w:rPr>
        <w:t>/</w:t>
      </w:r>
      <w:proofErr w:type="spellStart"/>
      <w:r w:rsidRPr="007B3A4F">
        <w:rPr>
          <w:rStyle w:val="t1"/>
          <w:rFonts w:ascii="Verdana" w:hAnsi="Verdana"/>
          <w:sz w:val="16"/>
          <w:szCs w:val="20"/>
        </w:rPr>
        <w:t>SampleExtension</w:t>
      </w:r>
      <w:proofErr w:type="spellEnd"/>
      <w:r w:rsidRPr="007B3A4F">
        <w:rPr>
          <w:rStyle w:val="m1"/>
          <w:rFonts w:ascii="Verdana" w:hAnsi="Verdana"/>
          <w:sz w:val="16"/>
          <w:szCs w:val="20"/>
        </w:rPr>
        <w:t>&gt;</w:t>
      </w:r>
      <w:r w:rsidRPr="007B3A4F">
        <w:rPr>
          <w:rFonts w:ascii="Verdana" w:hAnsi="Verdana"/>
          <w:sz w:val="16"/>
          <w:szCs w:val="20"/>
        </w:rPr>
        <w:t xml:space="preserve"> </w:t>
      </w:r>
    </w:p>
    <w:p w14:paraId="6C68E34A" w14:textId="77777777" w:rsidR="002F3C72" w:rsidRPr="007B3A4F" w:rsidRDefault="002F3C72" w:rsidP="002F3C72">
      <w:pPr>
        <w:ind w:left="1200" w:hanging="24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r w:rsidRPr="007B3A4F">
        <w:rPr>
          <w:rStyle w:val="t1"/>
          <w:rFonts w:ascii="Verdana" w:hAnsi="Verdana"/>
          <w:sz w:val="16"/>
          <w:szCs w:val="20"/>
        </w:rPr>
        <w:t>Extension</w:t>
      </w:r>
      <w:r w:rsidRPr="007B3A4F">
        <w:rPr>
          <w:rStyle w:val="m1"/>
          <w:rFonts w:ascii="Verdana" w:hAnsi="Verdana"/>
          <w:sz w:val="16"/>
          <w:szCs w:val="20"/>
        </w:rPr>
        <w:t>&gt;</w:t>
      </w:r>
    </w:p>
    <w:p w14:paraId="476E8619" w14:textId="77777777"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r w:rsidRPr="007B3A4F">
        <w:rPr>
          <w:rStyle w:val="t1"/>
          <w:rFonts w:ascii="Verdana" w:hAnsi="Verdana"/>
          <w:sz w:val="16"/>
          <w:szCs w:val="20"/>
        </w:rPr>
        <w:t>Domain</w:t>
      </w:r>
      <w:r w:rsidRPr="007B3A4F">
        <w:rPr>
          <w:rStyle w:val="m1"/>
          <w:rFonts w:ascii="Verdana" w:hAnsi="Verdana"/>
          <w:sz w:val="16"/>
          <w:szCs w:val="20"/>
        </w:rPr>
        <w:t>&gt;</w:t>
      </w:r>
      <w:r w:rsidRPr="007B3A4F">
        <w:rPr>
          <w:rStyle w:val="tx1"/>
          <w:rFonts w:ascii="Verdana" w:hAnsi="Verdana"/>
          <w:sz w:val="16"/>
          <w:szCs w:val="20"/>
        </w:rPr>
        <w:t>1</w:t>
      </w:r>
      <w:r w:rsidRPr="007B3A4F">
        <w:rPr>
          <w:rStyle w:val="m1"/>
          <w:rFonts w:ascii="Verdana" w:hAnsi="Verdana"/>
          <w:sz w:val="16"/>
          <w:szCs w:val="20"/>
        </w:rPr>
        <w:t>&lt;/</w:t>
      </w:r>
      <w:r w:rsidRPr="007B3A4F">
        <w:rPr>
          <w:rStyle w:val="t1"/>
          <w:rFonts w:ascii="Verdana" w:hAnsi="Verdana"/>
          <w:sz w:val="16"/>
          <w:szCs w:val="20"/>
        </w:rPr>
        <w:t>Domain</w:t>
      </w:r>
      <w:r w:rsidRPr="007B3A4F">
        <w:rPr>
          <w:rStyle w:val="m1"/>
          <w:rFonts w:ascii="Verdana" w:hAnsi="Verdana"/>
          <w:sz w:val="16"/>
          <w:szCs w:val="20"/>
        </w:rPr>
        <w:t>&gt;</w:t>
      </w:r>
      <w:r w:rsidRPr="007B3A4F">
        <w:rPr>
          <w:rFonts w:ascii="Verdana" w:hAnsi="Verdana"/>
          <w:sz w:val="16"/>
          <w:szCs w:val="20"/>
        </w:rPr>
        <w:t xml:space="preserve"> </w:t>
      </w:r>
    </w:p>
    <w:p w14:paraId="3C6E660C" w14:textId="512AB7A7"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proofErr w:type="spellStart"/>
      <w:r w:rsidRPr="007B3A4F">
        <w:rPr>
          <w:rStyle w:val="t1"/>
          <w:rFonts w:ascii="Verdana" w:hAnsi="Verdana"/>
          <w:sz w:val="16"/>
          <w:szCs w:val="20"/>
        </w:rPr>
        <w:t>LXIVersion</w:t>
      </w:r>
      <w:proofErr w:type="spellEnd"/>
      <w:r w:rsidRPr="007B3A4F">
        <w:rPr>
          <w:rStyle w:val="m1"/>
          <w:rFonts w:ascii="Verdana" w:hAnsi="Verdana"/>
          <w:sz w:val="16"/>
          <w:szCs w:val="20"/>
        </w:rPr>
        <w:t>&gt;</w:t>
      </w:r>
      <w:r w:rsidRPr="007B3A4F">
        <w:rPr>
          <w:rStyle w:val="tx1"/>
          <w:rFonts w:ascii="Verdana" w:hAnsi="Verdana"/>
          <w:sz w:val="16"/>
          <w:szCs w:val="20"/>
        </w:rPr>
        <w:t>1.</w:t>
      </w:r>
      <w:ins w:id="590" w:author="John Ryland" w:date="2022-05-11T11:15:00Z">
        <w:r w:rsidR="002205EE">
          <w:rPr>
            <w:rStyle w:val="tx1"/>
            <w:rFonts w:ascii="Verdana" w:hAnsi="Verdana"/>
            <w:sz w:val="16"/>
            <w:szCs w:val="20"/>
          </w:rPr>
          <w:t>6</w:t>
        </w:r>
      </w:ins>
      <w:del w:id="591" w:author="John Ryland" w:date="2022-05-11T11:15:00Z">
        <w:r w:rsidR="005D70D8" w:rsidDel="002205EE">
          <w:rPr>
            <w:rStyle w:val="tx1"/>
            <w:rFonts w:ascii="Verdana" w:hAnsi="Verdana"/>
            <w:sz w:val="16"/>
            <w:szCs w:val="20"/>
          </w:rPr>
          <w:delText>5</w:delText>
        </w:r>
      </w:del>
      <w:r w:rsidRPr="007B3A4F">
        <w:rPr>
          <w:rStyle w:val="m1"/>
          <w:rFonts w:ascii="Verdana" w:hAnsi="Verdana"/>
          <w:sz w:val="16"/>
          <w:szCs w:val="20"/>
        </w:rPr>
        <w:t>&lt;/</w:t>
      </w:r>
      <w:proofErr w:type="spellStart"/>
      <w:r w:rsidRPr="007B3A4F">
        <w:rPr>
          <w:rStyle w:val="t1"/>
          <w:rFonts w:ascii="Verdana" w:hAnsi="Verdana"/>
          <w:sz w:val="16"/>
          <w:szCs w:val="20"/>
        </w:rPr>
        <w:t>LXIVersion</w:t>
      </w:r>
      <w:proofErr w:type="spellEnd"/>
      <w:r w:rsidRPr="007B3A4F">
        <w:rPr>
          <w:rStyle w:val="m1"/>
          <w:rFonts w:ascii="Verdana" w:hAnsi="Verdana"/>
          <w:sz w:val="16"/>
          <w:szCs w:val="20"/>
        </w:rPr>
        <w:t>&gt;</w:t>
      </w:r>
      <w:r w:rsidRPr="007B3A4F">
        <w:rPr>
          <w:rFonts w:ascii="Verdana" w:hAnsi="Verdana"/>
          <w:sz w:val="16"/>
          <w:szCs w:val="20"/>
        </w:rPr>
        <w:t xml:space="preserve"> </w:t>
      </w:r>
    </w:p>
    <w:p w14:paraId="2E0CD936" w14:textId="279A28AD" w:rsidR="002F3C72" w:rsidRDefault="00341E6F" w:rsidP="002F3C72">
      <w:pPr>
        <w:ind w:left="1200" w:hanging="480"/>
        <w:rPr>
          <w:ins w:id="592" w:author="John Ryland" w:date="2022-05-12T13:32:00Z"/>
          <w:rStyle w:val="m1"/>
          <w:rFonts w:ascii="Verdana" w:hAnsi="Verdana"/>
          <w:sz w:val="16"/>
          <w:szCs w:val="20"/>
        </w:rPr>
      </w:pPr>
      <w:hyperlink w:history="1">
        <w:r w:rsidR="002F3C72" w:rsidRPr="007B3A4F">
          <w:rPr>
            <w:rStyle w:val="Hyperlink"/>
            <w:rFonts w:ascii="Courier New" w:hAnsi="Courier New" w:cs="Courier New"/>
            <w:b/>
            <w:bCs/>
            <w:color w:val="FF0000"/>
            <w:sz w:val="16"/>
            <w:szCs w:val="20"/>
          </w:rPr>
          <w:t>-</w:t>
        </w:r>
      </w:hyperlink>
      <w:r w:rsidR="002F3C72" w:rsidRPr="007B3A4F">
        <w:rPr>
          <w:rFonts w:ascii="Verdana" w:hAnsi="Verdana"/>
          <w:sz w:val="16"/>
          <w:szCs w:val="20"/>
        </w:rPr>
        <w:t xml:space="preserve"> </w:t>
      </w:r>
      <w:r w:rsidR="002F3C72" w:rsidRPr="007B3A4F">
        <w:rPr>
          <w:rStyle w:val="m1"/>
          <w:rFonts w:ascii="Verdana" w:hAnsi="Verdana"/>
          <w:sz w:val="16"/>
          <w:szCs w:val="20"/>
        </w:rPr>
        <w:t>&lt;</w:t>
      </w:r>
      <w:proofErr w:type="spellStart"/>
      <w:r w:rsidR="002F3C72" w:rsidRPr="007B3A4F">
        <w:rPr>
          <w:rStyle w:val="t1"/>
          <w:rFonts w:ascii="Verdana" w:hAnsi="Verdana"/>
          <w:sz w:val="16"/>
          <w:szCs w:val="20"/>
        </w:rPr>
        <w:t>LXIExtendedFunctions</w:t>
      </w:r>
      <w:proofErr w:type="spellEnd"/>
      <w:r w:rsidR="002F3C72" w:rsidRPr="007B3A4F">
        <w:rPr>
          <w:rStyle w:val="m1"/>
          <w:rFonts w:ascii="Verdana" w:hAnsi="Verdana"/>
          <w:sz w:val="16"/>
          <w:szCs w:val="20"/>
        </w:rPr>
        <w:t>&gt;</w:t>
      </w:r>
    </w:p>
    <w:p w14:paraId="6017362F" w14:textId="23C05ABF" w:rsidR="00A069C2" w:rsidRPr="007B3A4F" w:rsidRDefault="006E4795" w:rsidP="002F3C72">
      <w:pPr>
        <w:ind w:left="1200" w:hanging="480"/>
        <w:rPr>
          <w:rFonts w:ascii="Verdana" w:hAnsi="Verdana"/>
          <w:sz w:val="16"/>
          <w:szCs w:val="20"/>
        </w:rPr>
      </w:pPr>
      <w:ins w:id="593" w:author="John Ryland" w:date="2022-05-12T13:35:00Z">
        <w:r>
          <w:rPr>
            <w:rStyle w:val="m1"/>
            <w:rFonts w:ascii="Verdana" w:hAnsi="Verdana"/>
            <w:sz w:val="16"/>
            <w:szCs w:val="20"/>
          </w:rPr>
          <w:t xml:space="preserve">   </w:t>
        </w:r>
      </w:ins>
      <w:ins w:id="594" w:author="John Ryland" w:date="2022-05-12T13:32:00Z">
        <w:r w:rsidR="00A67CB1" w:rsidRPr="007B3A4F">
          <w:rPr>
            <w:rStyle w:val="m1"/>
            <w:rFonts w:ascii="Verdana" w:hAnsi="Verdana"/>
            <w:sz w:val="16"/>
            <w:szCs w:val="20"/>
          </w:rPr>
          <w:t>&lt;</w:t>
        </w:r>
        <w:r w:rsidR="00A67CB1" w:rsidRPr="007B3A4F">
          <w:rPr>
            <w:rStyle w:val="t1"/>
            <w:rFonts w:ascii="Verdana" w:hAnsi="Verdana"/>
            <w:sz w:val="16"/>
            <w:szCs w:val="20"/>
          </w:rPr>
          <w:t>Function</w:t>
        </w:r>
        <w:r w:rsidR="00A67CB1" w:rsidRPr="007B3A4F">
          <w:rPr>
            <w:rFonts w:ascii="Verdana" w:hAnsi="Verdana"/>
            <w:sz w:val="16"/>
            <w:szCs w:val="20"/>
          </w:rPr>
          <w:t xml:space="preserve"> </w:t>
        </w:r>
        <w:proofErr w:type="spellStart"/>
        <w:r w:rsidR="00A67CB1" w:rsidRPr="007B3A4F">
          <w:rPr>
            <w:rStyle w:val="t1"/>
            <w:rFonts w:ascii="Verdana" w:hAnsi="Verdana"/>
            <w:sz w:val="16"/>
            <w:szCs w:val="20"/>
          </w:rPr>
          <w:t>FunctionName</w:t>
        </w:r>
        <w:proofErr w:type="spellEnd"/>
        <w:r w:rsidR="00A67CB1" w:rsidRPr="007B3A4F">
          <w:rPr>
            <w:rStyle w:val="m1"/>
            <w:rFonts w:ascii="Verdana" w:hAnsi="Verdana"/>
            <w:sz w:val="16"/>
            <w:szCs w:val="20"/>
          </w:rPr>
          <w:t>="</w:t>
        </w:r>
        <w:r w:rsidR="00A67CB1" w:rsidRPr="007B3A4F">
          <w:rPr>
            <w:rFonts w:ascii="Verdana" w:hAnsi="Verdana"/>
            <w:b/>
            <w:bCs/>
            <w:sz w:val="16"/>
            <w:szCs w:val="20"/>
          </w:rPr>
          <w:t xml:space="preserve">LXI </w:t>
        </w:r>
        <w:r w:rsidR="00A67CB1">
          <w:rPr>
            <w:rFonts w:ascii="Verdana" w:hAnsi="Verdana"/>
            <w:b/>
            <w:bCs/>
            <w:sz w:val="16"/>
            <w:szCs w:val="20"/>
          </w:rPr>
          <w:t>Security</w:t>
        </w:r>
        <w:r w:rsidR="00A67CB1" w:rsidRPr="007B3A4F">
          <w:rPr>
            <w:rStyle w:val="m1"/>
            <w:rFonts w:ascii="Verdana" w:hAnsi="Verdana"/>
            <w:sz w:val="16"/>
            <w:szCs w:val="20"/>
          </w:rPr>
          <w:t>"</w:t>
        </w:r>
        <w:r w:rsidR="00A67CB1" w:rsidRPr="007B3A4F">
          <w:rPr>
            <w:rStyle w:val="t1"/>
            <w:rFonts w:ascii="Verdana" w:hAnsi="Verdana"/>
            <w:sz w:val="16"/>
            <w:szCs w:val="20"/>
          </w:rPr>
          <w:t xml:space="preserve"> Version</w:t>
        </w:r>
        <w:r w:rsidR="00A67CB1" w:rsidRPr="007B3A4F">
          <w:rPr>
            <w:rStyle w:val="m1"/>
            <w:rFonts w:ascii="Verdana" w:hAnsi="Verdana"/>
            <w:sz w:val="16"/>
            <w:szCs w:val="20"/>
          </w:rPr>
          <w:t>="</w:t>
        </w:r>
        <w:r w:rsidR="00A67CB1" w:rsidRPr="007B3A4F">
          <w:rPr>
            <w:rFonts w:ascii="Verdana" w:hAnsi="Verdana"/>
            <w:b/>
            <w:bCs/>
            <w:sz w:val="16"/>
            <w:szCs w:val="20"/>
          </w:rPr>
          <w:t>1.0</w:t>
        </w:r>
        <w:r w:rsidR="00A67CB1" w:rsidRPr="007B3A4F">
          <w:rPr>
            <w:rStyle w:val="m1"/>
            <w:rFonts w:ascii="Verdana" w:hAnsi="Verdana"/>
            <w:sz w:val="16"/>
            <w:szCs w:val="20"/>
          </w:rPr>
          <w:t>" /&gt;</w:t>
        </w:r>
      </w:ins>
    </w:p>
    <w:p w14:paraId="096FB712" w14:textId="45C14D54" w:rsidR="001118E0" w:rsidRDefault="006E4795" w:rsidP="002F3C72">
      <w:pPr>
        <w:ind w:left="1200" w:hanging="480"/>
        <w:rPr>
          <w:ins w:id="595" w:author="John Ryland" w:date="2022-05-12T13:35:00Z"/>
          <w:rFonts w:ascii="Verdana" w:hAnsi="Verdana"/>
          <w:sz w:val="16"/>
          <w:szCs w:val="20"/>
        </w:rPr>
      </w:pPr>
      <w:ins w:id="596" w:author="John Ryland" w:date="2022-05-12T13:35:00Z">
        <w:r>
          <w:rPr>
            <w:rStyle w:val="m1"/>
            <w:rFonts w:ascii="Verdana" w:hAnsi="Verdana"/>
            <w:sz w:val="16"/>
            <w:szCs w:val="20"/>
          </w:rPr>
          <w:t xml:space="preserve">   </w:t>
        </w:r>
        <w:r w:rsidR="001118E0" w:rsidRPr="007B3A4F">
          <w:rPr>
            <w:rStyle w:val="m1"/>
            <w:rFonts w:ascii="Verdana" w:hAnsi="Verdana"/>
            <w:sz w:val="16"/>
            <w:szCs w:val="20"/>
          </w:rPr>
          <w:t>&lt;</w:t>
        </w:r>
        <w:r w:rsidR="001118E0" w:rsidRPr="007B3A4F">
          <w:rPr>
            <w:rStyle w:val="t1"/>
            <w:rFonts w:ascii="Verdana" w:hAnsi="Verdana"/>
            <w:sz w:val="16"/>
            <w:szCs w:val="20"/>
          </w:rPr>
          <w:t>Function</w:t>
        </w:r>
        <w:r w:rsidR="001118E0" w:rsidRPr="007B3A4F">
          <w:rPr>
            <w:rFonts w:ascii="Verdana" w:hAnsi="Verdana"/>
            <w:sz w:val="16"/>
            <w:szCs w:val="20"/>
          </w:rPr>
          <w:t xml:space="preserve"> </w:t>
        </w:r>
        <w:proofErr w:type="spellStart"/>
        <w:r w:rsidR="001118E0" w:rsidRPr="007B3A4F">
          <w:rPr>
            <w:rStyle w:val="t1"/>
            <w:rFonts w:ascii="Verdana" w:hAnsi="Verdana"/>
            <w:sz w:val="16"/>
            <w:szCs w:val="20"/>
          </w:rPr>
          <w:t>FunctionName</w:t>
        </w:r>
        <w:proofErr w:type="spellEnd"/>
        <w:r w:rsidR="001118E0" w:rsidRPr="007B3A4F">
          <w:rPr>
            <w:rStyle w:val="m1"/>
            <w:rFonts w:ascii="Verdana" w:hAnsi="Verdana"/>
            <w:sz w:val="16"/>
            <w:szCs w:val="20"/>
          </w:rPr>
          <w:t>="</w:t>
        </w:r>
        <w:r w:rsidR="001118E0" w:rsidRPr="007B3A4F">
          <w:rPr>
            <w:rFonts w:ascii="Verdana" w:hAnsi="Verdana"/>
            <w:b/>
            <w:bCs/>
            <w:sz w:val="16"/>
            <w:szCs w:val="20"/>
          </w:rPr>
          <w:t xml:space="preserve">LXI </w:t>
        </w:r>
      </w:ins>
      <w:ins w:id="597" w:author="John Ryland" w:date="2022-05-12T13:36:00Z">
        <w:r w:rsidR="00482E93">
          <w:rPr>
            <w:rFonts w:ascii="Verdana" w:hAnsi="Verdana"/>
            <w:b/>
            <w:bCs/>
            <w:sz w:val="16"/>
            <w:szCs w:val="20"/>
          </w:rPr>
          <w:t>API</w:t>
        </w:r>
      </w:ins>
      <w:ins w:id="598" w:author="John Ryland" w:date="2022-05-12T13:35:00Z">
        <w:r w:rsidR="001118E0" w:rsidRPr="007B3A4F">
          <w:rPr>
            <w:rStyle w:val="m1"/>
            <w:rFonts w:ascii="Verdana" w:hAnsi="Verdana"/>
            <w:sz w:val="16"/>
            <w:szCs w:val="20"/>
          </w:rPr>
          <w:t>"</w:t>
        </w:r>
        <w:r w:rsidR="001118E0" w:rsidRPr="007B3A4F">
          <w:rPr>
            <w:rStyle w:val="t1"/>
            <w:rFonts w:ascii="Verdana" w:hAnsi="Verdana"/>
            <w:sz w:val="16"/>
            <w:szCs w:val="20"/>
          </w:rPr>
          <w:t xml:space="preserve"> Version</w:t>
        </w:r>
        <w:r w:rsidR="001118E0" w:rsidRPr="007B3A4F">
          <w:rPr>
            <w:rStyle w:val="m1"/>
            <w:rFonts w:ascii="Verdana" w:hAnsi="Verdana"/>
            <w:sz w:val="16"/>
            <w:szCs w:val="20"/>
          </w:rPr>
          <w:t>="</w:t>
        </w:r>
        <w:r w:rsidR="001118E0" w:rsidRPr="007B3A4F">
          <w:rPr>
            <w:rFonts w:ascii="Verdana" w:hAnsi="Verdana"/>
            <w:b/>
            <w:bCs/>
            <w:sz w:val="16"/>
            <w:szCs w:val="20"/>
          </w:rPr>
          <w:t>1.0</w:t>
        </w:r>
        <w:r w:rsidR="001118E0" w:rsidRPr="007B3A4F">
          <w:rPr>
            <w:rStyle w:val="m1"/>
            <w:rFonts w:ascii="Verdana" w:hAnsi="Verdana"/>
            <w:sz w:val="16"/>
            <w:szCs w:val="20"/>
          </w:rPr>
          <w:t>" /&gt;</w:t>
        </w:r>
      </w:ins>
      <w:r w:rsidR="002F3C72" w:rsidRPr="007B3A4F">
        <w:rPr>
          <w:rStyle w:val="b1"/>
          <w:sz w:val="16"/>
          <w:szCs w:val="20"/>
        </w:rPr>
        <w:t> </w:t>
      </w:r>
      <w:r w:rsidR="002F3C72" w:rsidRPr="007B3A4F">
        <w:rPr>
          <w:rFonts w:ascii="Verdana" w:hAnsi="Verdana"/>
          <w:sz w:val="16"/>
          <w:szCs w:val="20"/>
        </w:rPr>
        <w:t xml:space="preserve"> </w:t>
      </w:r>
    </w:p>
    <w:p w14:paraId="31988003" w14:textId="6FEDBE0C" w:rsidR="002F3C72" w:rsidRPr="007B3A4F" w:rsidRDefault="006E4795" w:rsidP="002F3C72">
      <w:pPr>
        <w:ind w:left="1200" w:hanging="480"/>
        <w:rPr>
          <w:rFonts w:ascii="Verdana" w:hAnsi="Verdana"/>
          <w:sz w:val="16"/>
          <w:szCs w:val="20"/>
        </w:rPr>
      </w:pPr>
      <w:ins w:id="599" w:author="John Ryland" w:date="2022-05-12T13:35:00Z">
        <w:r>
          <w:rPr>
            <w:rStyle w:val="m1"/>
            <w:rFonts w:ascii="Verdana" w:hAnsi="Verdana"/>
            <w:sz w:val="16"/>
            <w:szCs w:val="20"/>
          </w:rPr>
          <w:lastRenderedPageBreak/>
          <w:t xml:space="preserve">   </w:t>
        </w:r>
      </w:ins>
      <w:r w:rsidR="002F3C72" w:rsidRPr="007B3A4F">
        <w:rPr>
          <w:rStyle w:val="m1"/>
          <w:rFonts w:ascii="Verdana" w:hAnsi="Verdana"/>
          <w:sz w:val="16"/>
          <w:szCs w:val="20"/>
        </w:rPr>
        <w:t>&lt;</w:t>
      </w:r>
      <w:r w:rsidR="002F3C72" w:rsidRPr="007B3A4F">
        <w:rPr>
          <w:rStyle w:val="t1"/>
          <w:rFonts w:ascii="Verdana" w:hAnsi="Verdana"/>
          <w:sz w:val="16"/>
          <w:szCs w:val="20"/>
        </w:rPr>
        <w:t>Function</w:t>
      </w:r>
      <w:r w:rsidR="002F3C72" w:rsidRPr="007B3A4F">
        <w:rPr>
          <w:rFonts w:ascii="Verdana" w:hAnsi="Verdana"/>
          <w:sz w:val="16"/>
          <w:szCs w:val="20"/>
        </w:rPr>
        <w:t xml:space="preserve"> </w:t>
      </w:r>
      <w:proofErr w:type="spellStart"/>
      <w:r w:rsidR="002F3C72" w:rsidRPr="007B3A4F">
        <w:rPr>
          <w:rStyle w:val="t1"/>
          <w:rFonts w:ascii="Verdana" w:hAnsi="Verdana"/>
          <w:sz w:val="16"/>
          <w:szCs w:val="20"/>
        </w:rPr>
        <w:t>FunctionName</w:t>
      </w:r>
      <w:proofErr w:type="spellEnd"/>
      <w:r w:rsidR="002F3C72" w:rsidRPr="007B3A4F">
        <w:rPr>
          <w:rStyle w:val="m1"/>
          <w:rFonts w:ascii="Verdana" w:hAnsi="Verdana"/>
          <w:sz w:val="16"/>
          <w:szCs w:val="20"/>
        </w:rPr>
        <w:t>="</w:t>
      </w:r>
      <w:r w:rsidR="002F3C72" w:rsidRPr="007B3A4F">
        <w:rPr>
          <w:rFonts w:ascii="Verdana" w:hAnsi="Verdana"/>
          <w:b/>
          <w:bCs/>
          <w:sz w:val="16"/>
          <w:szCs w:val="20"/>
        </w:rPr>
        <w:t>LXI Wired Trigger Bus</w:t>
      </w:r>
      <w:r w:rsidR="002F3C72" w:rsidRPr="007B3A4F">
        <w:rPr>
          <w:rStyle w:val="m1"/>
          <w:rFonts w:ascii="Verdana" w:hAnsi="Verdana"/>
          <w:sz w:val="16"/>
          <w:szCs w:val="20"/>
        </w:rPr>
        <w:t>"</w:t>
      </w:r>
      <w:r w:rsidR="002F3C72" w:rsidRPr="007B3A4F">
        <w:rPr>
          <w:rStyle w:val="t1"/>
          <w:rFonts w:ascii="Verdana" w:hAnsi="Verdana"/>
          <w:sz w:val="16"/>
          <w:szCs w:val="20"/>
        </w:rPr>
        <w:t xml:space="preserve"> Version</w:t>
      </w:r>
      <w:r w:rsidR="002F3C72" w:rsidRPr="007B3A4F">
        <w:rPr>
          <w:rStyle w:val="m1"/>
          <w:rFonts w:ascii="Verdana" w:hAnsi="Verdana"/>
          <w:sz w:val="16"/>
          <w:szCs w:val="20"/>
        </w:rPr>
        <w:t>="</w:t>
      </w:r>
      <w:r w:rsidR="002F3C72" w:rsidRPr="007B3A4F">
        <w:rPr>
          <w:rFonts w:ascii="Verdana" w:hAnsi="Verdana"/>
          <w:b/>
          <w:bCs/>
          <w:sz w:val="16"/>
          <w:szCs w:val="20"/>
        </w:rPr>
        <w:t>1.0</w:t>
      </w:r>
      <w:r w:rsidR="002F3C72" w:rsidRPr="007B3A4F">
        <w:rPr>
          <w:rStyle w:val="m1"/>
          <w:rFonts w:ascii="Verdana" w:hAnsi="Verdana"/>
          <w:sz w:val="16"/>
          <w:szCs w:val="20"/>
        </w:rPr>
        <w:t>" /&gt;</w:t>
      </w:r>
      <w:r w:rsidR="002F3C72" w:rsidRPr="007B3A4F">
        <w:rPr>
          <w:rFonts w:ascii="Verdana" w:hAnsi="Verdana"/>
          <w:sz w:val="16"/>
          <w:szCs w:val="20"/>
        </w:rPr>
        <w:t xml:space="preserve"> </w:t>
      </w:r>
    </w:p>
    <w:p w14:paraId="27D3A27B" w14:textId="77777777"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r w:rsidRPr="007B3A4F">
        <w:rPr>
          <w:rStyle w:val="t1"/>
          <w:rFonts w:ascii="Verdana" w:hAnsi="Verdana"/>
          <w:sz w:val="16"/>
          <w:szCs w:val="20"/>
        </w:rPr>
        <w:t>Function</w:t>
      </w:r>
      <w:r w:rsidRPr="007B3A4F">
        <w:rPr>
          <w:rFonts w:ascii="Verdana" w:hAnsi="Verdana"/>
          <w:sz w:val="16"/>
          <w:szCs w:val="20"/>
        </w:rPr>
        <w:t xml:space="preserve"> </w:t>
      </w:r>
      <w:proofErr w:type="spellStart"/>
      <w:r w:rsidRPr="007B3A4F">
        <w:rPr>
          <w:rStyle w:val="t1"/>
          <w:rFonts w:ascii="Verdana" w:hAnsi="Verdana"/>
          <w:sz w:val="16"/>
          <w:szCs w:val="20"/>
        </w:rPr>
        <w:t>FunctionName</w:t>
      </w:r>
      <w:proofErr w:type="spellEnd"/>
      <w:r w:rsidRPr="007B3A4F">
        <w:rPr>
          <w:rStyle w:val="m1"/>
          <w:rFonts w:ascii="Verdana" w:hAnsi="Verdana"/>
          <w:sz w:val="16"/>
          <w:szCs w:val="20"/>
        </w:rPr>
        <w:t>="</w:t>
      </w:r>
      <w:r w:rsidRPr="007B3A4F">
        <w:rPr>
          <w:rFonts w:ascii="Verdana" w:hAnsi="Verdana"/>
          <w:b/>
          <w:bCs/>
          <w:sz w:val="16"/>
          <w:szCs w:val="20"/>
        </w:rPr>
        <w:t>LXI Event Messaging</w:t>
      </w:r>
      <w:r w:rsidRPr="007B3A4F">
        <w:rPr>
          <w:rStyle w:val="m1"/>
          <w:rFonts w:ascii="Verdana" w:hAnsi="Verdana"/>
          <w:sz w:val="16"/>
          <w:szCs w:val="20"/>
        </w:rPr>
        <w:t>"</w:t>
      </w:r>
      <w:r w:rsidRPr="007B3A4F">
        <w:rPr>
          <w:rStyle w:val="t1"/>
          <w:rFonts w:ascii="Verdana" w:hAnsi="Verdana"/>
          <w:sz w:val="16"/>
          <w:szCs w:val="20"/>
        </w:rPr>
        <w:t xml:space="preserve"> Version</w:t>
      </w:r>
      <w:r w:rsidRPr="007B3A4F">
        <w:rPr>
          <w:rStyle w:val="m1"/>
          <w:rFonts w:ascii="Verdana" w:hAnsi="Verdana"/>
          <w:sz w:val="16"/>
          <w:szCs w:val="20"/>
        </w:rPr>
        <w:t>="</w:t>
      </w:r>
      <w:r w:rsidRPr="007B3A4F">
        <w:rPr>
          <w:rFonts w:ascii="Verdana" w:hAnsi="Verdana"/>
          <w:b/>
          <w:bCs/>
          <w:sz w:val="16"/>
          <w:szCs w:val="20"/>
        </w:rPr>
        <w:t>1.0</w:t>
      </w:r>
      <w:r w:rsidRPr="007B3A4F">
        <w:rPr>
          <w:rStyle w:val="m1"/>
          <w:rFonts w:ascii="Verdana" w:hAnsi="Verdana"/>
          <w:sz w:val="16"/>
          <w:szCs w:val="20"/>
        </w:rPr>
        <w:t>" /&gt;</w:t>
      </w:r>
      <w:r w:rsidRPr="007B3A4F">
        <w:rPr>
          <w:rFonts w:ascii="Verdana" w:hAnsi="Verdana"/>
          <w:sz w:val="16"/>
          <w:szCs w:val="20"/>
        </w:rPr>
        <w:t xml:space="preserve"> </w:t>
      </w:r>
    </w:p>
    <w:p w14:paraId="30F397CF" w14:textId="77777777"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r w:rsidRPr="007B3A4F">
        <w:rPr>
          <w:rStyle w:val="t1"/>
          <w:rFonts w:ascii="Verdana" w:hAnsi="Verdana"/>
          <w:sz w:val="16"/>
          <w:szCs w:val="20"/>
        </w:rPr>
        <w:t>Function</w:t>
      </w:r>
      <w:r w:rsidRPr="007B3A4F">
        <w:rPr>
          <w:rFonts w:ascii="Verdana" w:hAnsi="Verdana"/>
          <w:sz w:val="16"/>
          <w:szCs w:val="20"/>
        </w:rPr>
        <w:t xml:space="preserve"> </w:t>
      </w:r>
      <w:proofErr w:type="spellStart"/>
      <w:r w:rsidRPr="007B3A4F">
        <w:rPr>
          <w:rStyle w:val="t1"/>
          <w:rFonts w:ascii="Verdana" w:hAnsi="Verdana"/>
          <w:sz w:val="16"/>
          <w:szCs w:val="20"/>
        </w:rPr>
        <w:t>FunctionName</w:t>
      </w:r>
      <w:proofErr w:type="spellEnd"/>
      <w:r w:rsidRPr="007B3A4F">
        <w:rPr>
          <w:rStyle w:val="m1"/>
          <w:rFonts w:ascii="Verdana" w:hAnsi="Verdana"/>
          <w:sz w:val="16"/>
          <w:szCs w:val="20"/>
        </w:rPr>
        <w:t>="</w:t>
      </w:r>
      <w:r w:rsidRPr="007B3A4F">
        <w:rPr>
          <w:rFonts w:ascii="Verdana" w:hAnsi="Verdana"/>
          <w:b/>
          <w:bCs/>
          <w:sz w:val="16"/>
          <w:szCs w:val="20"/>
        </w:rPr>
        <w:t>LXI Clock Synchronization</w:t>
      </w:r>
      <w:r w:rsidRPr="007B3A4F">
        <w:rPr>
          <w:rStyle w:val="m1"/>
          <w:rFonts w:ascii="Verdana" w:hAnsi="Verdana"/>
          <w:sz w:val="16"/>
          <w:szCs w:val="20"/>
        </w:rPr>
        <w:t>"</w:t>
      </w:r>
      <w:r w:rsidRPr="007B3A4F">
        <w:rPr>
          <w:rStyle w:val="t1"/>
          <w:rFonts w:ascii="Verdana" w:hAnsi="Verdana"/>
          <w:sz w:val="16"/>
          <w:szCs w:val="20"/>
        </w:rPr>
        <w:t xml:space="preserve"> Version</w:t>
      </w:r>
      <w:r w:rsidRPr="007B3A4F">
        <w:rPr>
          <w:rStyle w:val="m1"/>
          <w:rFonts w:ascii="Verdana" w:hAnsi="Verdana"/>
          <w:sz w:val="16"/>
          <w:szCs w:val="20"/>
        </w:rPr>
        <w:t>="</w:t>
      </w:r>
      <w:r w:rsidRPr="007B3A4F">
        <w:rPr>
          <w:rFonts w:ascii="Verdana" w:hAnsi="Verdana"/>
          <w:b/>
          <w:bCs/>
          <w:sz w:val="16"/>
          <w:szCs w:val="20"/>
        </w:rPr>
        <w:t>1.0</w:t>
      </w:r>
      <w:r w:rsidRPr="007B3A4F">
        <w:rPr>
          <w:rStyle w:val="m1"/>
          <w:rFonts w:ascii="Verdana" w:hAnsi="Verdana"/>
          <w:sz w:val="16"/>
          <w:szCs w:val="20"/>
        </w:rPr>
        <w:t>" /&gt;</w:t>
      </w:r>
      <w:r w:rsidRPr="007B3A4F">
        <w:rPr>
          <w:rFonts w:ascii="Verdana" w:hAnsi="Verdana"/>
          <w:sz w:val="16"/>
          <w:szCs w:val="20"/>
        </w:rPr>
        <w:t xml:space="preserve"> </w:t>
      </w:r>
    </w:p>
    <w:p w14:paraId="46B5535E" w14:textId="77777777"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r w:rsidRPr="007B3A4F">
        <w:rPr>
          <w:rStyle w:val="t1"/>
          <w:rFonts w:ascii="Verdana" w:hAnsi="Verdana"/>
          <w:sz w:val="16"/>
          <w:szCs w:val="20"/>
        </w:rPr>
        <w:t>Function</w:t>
      </w:r>
      <w:r w:rsidRPr="007B3A4F">
        <w:rPr>
          <w:rFonts w:ascii="Verdana" w:hAnsi="Verdana"/>
          <w:sz w:val="16"/>
          <w:szCs w:val="20"/>
        </w:rPr>
        <w:t xml:space="preserve"> </w:t>
      </w:r>
      <w:proofErr w:type="spellStart"/>
      <w:r w:rsidRPr="007B3A4F">
        <w:rPr>
          <w:rStyle w:val="t1"/>
          <w:rFonts w:ascii="Verdana" w:hAnsi="Verdana"/>
          <w:sz w:val="16"/>
          <w:szCs w:val="20"/>
        </w:rPr>
        <w:t>FunctionName</w:t>
      </w:r>
      <w:proofErr w:type="spellEnd"/>
      <w:r w:rsidRPr="007B3A4F">
        <w:rPr>
          <w:rStyle w:val="m1"/>
          <w:rFonts w:ascii="Verdana" w:hAnsi="Verdana"/>
          <w:sz w:val="16"/>
          <w:szCs w:val="20"/>
        </w:rPr>
        <w:t>="</w:t>
      </w:r>
      <w:r w:rsidRPr="007B3A4F">
        <w:rPr>
          <w:rFonts w:ascii="Verdana" w:hAnsi="Verdana"/>
          <w:b/>
          <w:bCs/>
          <w:sz w:val="16"/>
          <w:szCs w:val="20"/>
        </w:rPr>
        <w:t>LXI Timestamped Data</w:t>
      </w:r>
      <w:r w:rsidRPr="007B3A4F">
        <w:rPr>
          <w:rStyle w:val="m1"/>
          <w:rFonts w:ascii="Verdana" w:hAnsi="Verdana"/>
          <w:sz w:val="16"/>
          <w:szCs w:val="20"/>
        </w:rPr>
        <w:t>"</w:t>
      </w:r>
      <w:r w:rsidRPr="007B3A4F">
        <w:rPr>
          <w:rStyle w:val="t1"/>
          <w:rFonts w:ascii="Verdana" w:hAnsi="Verdana"/>
          <w:sz w:val="16"/>
          <w:szCs w:val="20"/>
        </w:rPr>
        <w:t xml:space="preserve"> Version</w:t>
      </w:r>
      <w:r w:rsidRPr="007B3A4F">
        <w:rPr>
          <w:rStyle w:val="m1"/>
          <w:rFonts w:ascii="Verdana" w:hAnsi="Verdana"/>
          <w:sz w:val="16"/>
          <w:szCs w:val="20"/>
        </w:rPr>
        <w:t>="</w:t>
      </w:r>
      <w:r w:rsidRPr="007B3A4F">
        <w:rPr>
          <w:rFonts w:ascii="Verdana" w:hAnsi="Verdana"/>
          <w:b/>
          <w:bCs/>
          <w:sz w:val="16"/>
          <w:szCs w:val="20"/>
        </w:rPr>
        <w:t>1.0</w:t>
      </w:r>
      <w:r w:rsidRPr="007B3A4F">
        <w:rPr>
          <w:rStyle w:val="m1"/>
          <w:rFonts w:ascii="Verdana" w:hAnsi="Verdana"/>
          <w:sz w:val="16"/>
          <w:szCs w:val="20"/>
        </w:rPr>
        <w:t>" /&gt;</w:t>
      </w:r>
      <w:r w:rsidRPr="007B3A4F">
        <w:rPr>
          <w:rFonts w:ascii="Verdana" w:hAnsi="Verdana"/>
          <w:sz w:val="16"/>
          <w:szCs w:val="20"/>
        </w:rPr>
        <w:t xml:space="preserve"> </w:t>
      </w:r>
    </w:p>
    <w:p w14:paraId="6F923D58" w14:textId="77777777" w:rsidR="002F3C72"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r w:rsidRPr="007B3A4F">
        <w:rPr>
          <w:rStyle w:val="t1"/>
          <w:rFonts w:ascii="Verdana" w:hAnsi="Verdana"/>
          <w:sz w:val="16"/>
          <w:szCs w:val="20"/>
        </w:rPr>
        <w:t>Function</w:t>
      </w:r>
      <w:r w:rsidRPr="007B3A4F">
        <w:rPr>
          <w:rFonts w:ascii="Verdana" w:hAnsi="Verdana"/>
          <w:sz w:val="16"/>
          <w:szCs w:val="20"/>
        </w:rPr>
        <w:t xml:space="preserve"> </w:t>
      </w:r>
      <w:proofErr w:type="spellStart"/>
      <w:r w:rsidRPr="007B3A4F">
        <w:rPr>
          <w:rStyle w:val="t1"/>
          <w:rFonts w:ascii="Verdana" w:hAnsi="Verdana"/>
          <w:sz w:val="16"/>
          <w:szCs w:val="20"/>
        </w:rPr>
        <w:t>FunctionName</w:t>
      </w:r>
      <w:proofErr w:type="spellEnd"/>
      <w:r w:rsidRPr="007B3A4F">
        <w:rPr>
          <w:rStyle w:val="m1"/>
          <w:rFonts w:ascii="Verdana" w:hAnsi="Verdana"/>
          <w:sz w:val="16"/>
          <w:szCs w:val="20"/>
        </w:rPr>
        <w:t>="</w:t>
      </w:r>
      <w:r w:rsidRPr="007B3A4F">
        <w:rPr>
          <w:rFonts w:ascii="Verdana" w:hAnsi="Verdana"/>
          <w:b/>
          <w:bCs/>
          <w:sz w:val="16"/>
          <w:szCs w:val="20"/>
        </w:rPr>
        <w:t>LXI Event Logs</w:t>
      </w:r>
      <w:r w:rsidRPr="007B3A4F">
        <w:rPr>
          <w:rStyle w:val="m1"/>
          <w:rFonts w:ascii="Verdana" w:hAnsi="Verdana"/>
          <w:sz w:val="16"/>
          <w:szCs w:val="20"/>
        </w:rPr>
        <w:t>"</w:t>
      </w:r>
      <w:r w:rsidRPr="007B3A4F">
        <w:rPr>
          <w:rStyle w:val="t1"/>
          <w:rFonts w:ascii="Verdana" w:hAnsi="Verdana"/>
          <w:sz w:val="16"/>
          <w:szCs w:val="20"/>
        </w:rPr>
        <w:t xml:space="preserve"> Version</w:t>
      </w:r>
      <w:r w:rsidRPr="007B3A4F">
        <w:rPr>
          <w:rStyle w:val="m1"/>
          <w:rFonts w:ascii="Verdana" w:hAnsi="Verdana"/>
          <w:sz w:val="16"/>
          <w:szCs w:val="20"/>
        </w:rPr>
        <w:t>="</w:t>
      </w:r>
      <w:r w:rsidRPr="007B3A4F">
        <w:rPr>
          <w:rFonts w:ascii="Verdana" w:hAnsi="Verdana"/>
          <w:b/>
          <w:bCs/>
          <w:sz w:val="16"/>
          <w:szCs w:val="20"/>
        </w:rPr>
        <w:t>1.0</w:t>
      </w:r>
      <w:r w:rsidRPr="007B3A4F">
        <w:rPr>
          <w:rStyle w:val="m1"/>
          <w:rFonts w:ascii="Verdana" w:hAnsi="Verdana"/>
          <w:sz w:val="16"/>
          <w:szCs w:val="20"/>
        </w:rPr>
        <w:t>" /&gt;</w:t>
      </w:r>
      <w:r w:rsidRPr="007B3A4F">
        <w:rPr>
          <w:rFonts w:ascii="Verdana" w:hAnsi="Verdana"/>
          <w:sz w:val="16"/>
          <w:szCs w:val="20"/>
        </w:rPr>
        <w:t xml:space="preserve"> </w:t>
      </w:r>
    </w:p>
    <w:p w14:paraId="2F23E54D" w14:textId="77777777" w:rsidR="005D70D8" w:rsidRPr="007B3A4F" w:rsidRDefault="005D70D8" w:rsidP="005D70D8">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r w:rsidRPr="007B3A4F">
        <w:rPr>
          <w:rStyle w:val="t1"/>
          <w:rFonts w:ascii="Verdana" w:hAnsi="Verdana"/>
          <w:sz w:val="16"/>
          <w:szCs w:val="20"/>
        </w:rPr>
        <w:t>Function</w:t>
      </w:r>
      <w:r w:rsidRPr="007B3A4F">
        <w:rPr>
          <w:rFonts w:ascii="Verdana" w:hAnsi="Verdana"/>
          <w:sz w:val="16"/>
          <w:szCs w:val="20"/>
        </w:rPr>
        <w:t xml:space="preserve"> </w:t>
      </w:r>
      <w:proofErr w:type="spellStart"/>
      <w:r w:rsidRPr="007B3A4F">
        <w:rPr>
          <w:rStyle w:val="t1"/>
          <w:rFonts w:ascii="Verdana" w:hAnsi="Verdana"/>
          <w:sz w:val="16"/>
          <w:szCs w:val="20"/>
        </w:rPr>
        <w:t>FunctionName</w:t>
      </w:r>
      <w:proofErr w:type="spellEnd"/>
      <w:r w:rsidRPr="007B3A4F">
        <w:rPr>
          <w:rStyle w:val="m1"/>
          <w:rFonts w:ascii="Verdana" w:hAnsi="Verdana"/>
          <w:sz w:val="16"/>
          <w:szCs w:val="20"/>
        </w:rPr>
        <w:t>="</w:t>
      </w:r>
      <w:r>
        <w:rPr>
          <w:rFonts w:ascii="Verdana" w:hAnsi="Verdana"/>
          <w:b/>
          <w:bCs/>
          <w:sz w:val="16"/>
          <w:szCs w:val="20"/>
        </w:rPr>
        <w:t>LXI IPv6</w:t>
      </w:r>
      <w:r w:rsidRPr="007B3A4F">
        <w:rPr>
          <w:rStyle w:val="m1"/>
          <w:rFonts w:ascii="Verdana" w:hAnsi="Verdana"/>
          <w:sz w:val="16"/>
          <w:szCs w:val="20"/>
        </w:rPr>
        <w:t>"</w:t>
      </w:r>
      <w:r w:rsidRPr="007B3A4F">
        <w:rPr>
          <w:rStyle w:val="t1"/>
          <w:rFonts w:ascii="Verdana" w:hAnsi="Verdana"/>
          <w:sz w:val="16"/>
          <w:szCs w:val="20"/>
        </w:rPr>
        <w:t xml:space="preserve"> Version</w:t>
      </w:r>
      <w:r w:rsidRPr="007B3A4F">
        <w:rPr>
          <w:rStyle w:val="m1"/>
          <w:rFonts w:ascii="Verdana" w:hAnsi="Verdana"/>
          <w:sz w:val="16"/>
          <w:szCs w:val="20"/>
        </w:rPr>
        <w:t>="</w:t>
      </w:r>
      <w:r w:rsidRPr="007B3A4F">
        <w:rPr>
          <w:rFonts w:ascii="Verdana" w:hAnsi="Verdana"/>
          <w:b/>
          <w:bCs/>
          <w:sz w:val="16"/>
          <w:szCs w:val="20"/>
        </w:rPr>
        <w:t>1.0</w:t>
      </w:r>
      <w:r w:rsidRPr="007B3A4F">
        <w:rPr>
          <w:rStyle w:val="m1"/>
          <w:rFonts w:ascii="Verdana" w:hAnsi="Verdana"/>
          <w:sz w:val="16"/>
          <w:szCs w:val="20"/>
        </w:rPr>
        <w:t>" /&gt;</w:t>
      </w:r>
      <w:r w:rsidRPr="007B3A4F">
        <w:rPr>
          <w:rFonts w:ascii="Verdana" w:hAnsi="Verdana"/>
          <w:sz w:val="16"/>
          <w:szCs w:val="20"/>
        </w:rPr>
        <w:t xml:space="preserve"> </w:t>
      </w:r>
    </w:p>
    <w:p w14:paraId="1F736902" w14:textId="25F8B99C" w:rsidR="005D70D8" w:rsidRPr="007B3A4F" w:rsidRDefault="005D70D8" w:rsidP="003F66CF">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r w:rsidRPr="007B3A4F">
        <w:rPr>
          <w:rStyle w:val="t1"/>
          <w:rFonts w:ascii="Verdana" w:hAnsi="Verdana"/>
          <w:sz w:val="16"/>
          <w:szCs w:val="20"/>
        </w:rPr>
        <w:t>Function</w:t>
      </w:r>
      <w:r w:rsidRPr="007B3A4F">
        <w:rPr>
          <w:rFonts w:ascii="Verdana" w:hAnsi="Verdana"/>
          <w:sz w:val="16"/>
          <w:szCs w:val="20"/>
        </w:rPr>
        <w:t xml:space="preserve"> </w:t>
      </w:r>
      <w:proofErr w:type="spellStart"/>
      <w:r w:rsidRPr="007B3A4F">
        <w:rPr>
          <w:rStyle w:val="t1"/>
          <w:rFonts w:ascii="Verdana" w:hAnsi="Verdana"/>
          <w:sz w:val="16"/>
          <w:szCs w:val="20"/>
        </w:rPr>
        <w:t>FunctionName</w:t>
      </w:r>
      <w:proofErr w:type="spellEnd"/>
      <w:r w:rsidRPr="007B3A4F">
        <w:rPr>
          <w:rStyle w:val="m1"/>
          <w:rFonts w:ascii="Verdana" w:hAnsi="Verdana"/>
          <w:sz w:val="16"/>
          <w:szCs w:val="20"/>
        </w:rPr>
        <w:t>="</w:t>
      </w:r>
      <w:r>
        <w:rPr>
          <w:rFonts w:ascii="Verdana" w:hAnsi="Verdana"/>
          <w:b/>
          <w:bCs/>
          <w:sz w:val="16"/>
          <w:szCs w:val="20"/>
        </w:rPr>
        <w:t>LXI VXI-11</w:t>
      </w:r>
      <w:ins w:id="600" w:author="John Ryland" w:date="2022-05-11T11:15:00Z">
        <w:r w:rsidR="002205EE">
          <w:rPr>
            <w:rFonts w:ascii="Verdana" w:hAnsi="Verdana"/>
            <w:b/>
            <w:bCs/>
            <w:sz w:val="16"/>
            <w:szCs w:val="20"/>
          </w:rPr>
          <w:t xml:space="preserve"> Discovery and </w:t>
        </w:r>
      </w:ins>
      <w:ins w:id="601" w:author="John Ryland" w:date="2022-05-11T11:16:00Z">
        <w:r w:rsidR="002205EE">
          <w:rPr>
            <w:rFonts w:ascii="Verdana" w:hAnsi="Verdana"/>
            <w:b/>
            <w:bCs/>
            <w:sz w:val="16"/>
            <w:szCs w:val="20"/>
          </w:rPr>
          <w:t>Identification</w:t>
        </w:r>
      </w:ins>
      <w:r w:rsidRPr="007B3A4F">
        <w:rPr>
          <w:rStyle w:val="m1"/>
          <w:rFonts w:ascii="Verdana" w:hAnsi="Verdana"/>
          <w:sz w:val="16"/>
          <w:szCs w:val="20"/>
        </w:rPr>
        <w:t>"</w:t>
      </w:r>
      <w:r w:rsidRPr="007B3A4F">
        <w:rPr>
          <w:rStyle w:val="t1"/>
          <w:rFonts w:ascii="Verdana" w:hAnsi="Verdana"/>
          <w:sz w:val="16"/>
          <w:szCs w:val="20"/>
        </w:rPr>
        <w:t xml:space="preserve"> Version</w:t>
      </w:r>
      <w:r w:rsidRPr="007B3A4F">
        <w:rPr>
          <w:rStyle w:val="m1"/>
          <w:rFonts w:ascii="Verdana" w:hAnsi="Verdana"/>
          <w:sz w:val="16"/>
          <w:szCs w:val="20"/>
        </w:rPr>
        <w:t>="</w:t>
      </w:r>
      <w:r w:rsidRPr="007B3A4F">
        <w:rPr>
          <w:rFonts w:ascii="Verdana" w:hAnsi="Verdana"/>
          <w:b/>
          <w:bCs/>
          <w:sz w:val="16"/>
          <w:szCs w:val="20"/>
        </w:rPr>
        <w:t>1.</w:t>
      </w:r>
      <w:ins w:id="602" w:author="John Ryland" w:date="2022-05-11T11:16:00Z">
        <w:r w:rsidR="002205EE">
          <w:rPr>
            <w:rFonts w:ascii="Verdana" w:hAnsi="Verdana"/>
            <w:b/>
            <w:bCs/>
            <w:sz w:val="16"/>
            <w:szCs w:val="20"/>
          </w:rPr>
          <w:t>1</w:t>
        </w:r>
      </w:ins>
      <w:del w:id="603" w:author="John Ryland" w:date="2022-05-11T11:16:00Z">
        <w:r w:rsidRPr="007B3A4F" w:rsidDel="002205EE">
          <w:rPr>
            <w:rFonts w:ascii="Verdana" w:hAnsi="Verdana"/>
            <w:b/>
            <w:bCs/>
            <w:sz w:val="16"/>
            <w:szCs w:val="20"/>
          </w:rPr>
          <w:delText>0</w:delText>
        </w:r>
      </w:del>
      <w:r w:rsidRPr="007B3A4F">
        <w:rPr>
          <w:rStyle w:val="m1"/>
          <w:rFonts w:ascii="Verdana" w:hAnsi="Verdana"/>
          <w:sz w:val="16"/>
          <w:szCs w:val="20"/>
        </w:rPr>
        <w:t>" /&gt;</w:t>
      </w:r>
      <w:r w:rsidRPr="007B3A4F">
        <w:rPr>
          <w:rFonts w:ascii="Verdana" w:hAnsi="Verdana"/>
          <w:sz w:val="16"/>
          <w:szCs w:val="20"/>
        </w:rPr>
        <w:t xml:space="preserve"> </w:t>
      </w:r>
    </w:p>
    <w:p w14:paraId="29F0A72E" w14:textId="77777777" w:rsidR="002F3C72" w:rsidRPr="007B3A4F" w:rsidRDefault="00341E6F" w:rsidP="002F3C72">
      <w:pPr>
        <w:ind w:left="1200" w:hanging="480"/>
        <w:rPr>
          <w:rFonts w:ascii="Verdana" w:hAnsi="Verdana"/>
          <w:sz w:val="16"/>
          <w:szCs w:val="20"/>
        </w:rPr>
      </w:pPr>
      <w:hyperlink w:history="1">
        <w:r w:rsidR="002F3C72" w:rsidRPr="007B3A4F">
          <w:rPr>
            <w:rStyle w:val="Hyperlink"/>
            <w:rFonts w:ascii="Courier New" w:hAnsi="Courier New" w:cs="Courier New"/>
            <w:b/>
            <w:bCs/>
            <w:color w:val="FF0000"/>
            <w:sz w:val="16"/>
            <w:szCs w:val="20"/>
          </w:rPr>
          <w:t>-</w:t>
        </w:r>
      </w:hyperlink>
      <w:r w:rsidR="002F3C72" w:rsidRPr="007B3A4F">
        <w:rPr>
          <w:rFonts w:ascii="Verdana" w:hAnsi="Verdana"/>
          <w:sz w:val="16"/>
          <w:szCs w:val="20"/>
        </w:rPr>
        <w:t xml:space="preserve"> </w:t>
      </w:r>
      <w:r w:rsidR="002F3C72" w:rsidRPr="007B3A4F">
        <w:rPr>
          <w:rStyle w:val="m1"/>
          <w:rFonts w:ascii="Verdana" w:hAnsi="Verdana"/>
          <w:sz w:val="16"/>
          <w:szCs w:val="20"/>
        </w:rPr>
        <w:t>&lt;</w:t>
      </w:r>
      <w:r w:rsidR="002F3C72" w:rsidRPr="007B3A4F">
        <w:rPr>
          <w:rStyle w:val="t1"/>
          <w:rFonts w:ascii="Verdana" w:hAnsi="Verdana"/>
          <w:sz w:val="16"/>
          <w:szCs w:val="20"/>
        </w:rPr>
        <w:t xml:space="preserve">Function </w:t>
      </w:r>
      <w:proofErr w:type="spellStart"/>
      <w:r w:rsidR="002F3C72" w:rsidRPr="007B3A4F">
        <w:rPr>
          <w:rStyle w:val="t1"/>
          <w:rFonts w:ascii="Verdana" w:hAnsi="Verdana"/>
          <w:sz w:val="16"/>
          <w:szCs w:val="20"/>
        </w:rPr>
        <w:t>FunctionName</w:t>
      </w:r>
      <w:proofErr w:type="spellEnd"/>
      <w:r w:rsidR="002F3C72" w:rsidRPr="007B3A4F">
        <w:rPr>
          <w:rStyle w:val="m1"/>
          <w:rFonts w:ascii="Verdana" w:hAnsi="Verdana"/>
          <w:sz w:val="16"/>
          <w:szCs w:val="20"/>
        </w:rPr>
        <w:t>="</w:t>
      </w:r>
      <w:r w:rsidR="002F3C72" w:rsidRPr="007B3A4F">
        <w:rPr>
          <w:rFonts w:ascii="Verdana" w:hAnsi="Verdana"/>
          <w:b/>
          <w:bCs/>
          <w:sz w:val="16"/>
          <w:szCs w:val="20"/>
        </w:rPr>
        <w:t>LXI HiSLIP</w:t>
      </w:r>
      <w:r w:rsidR="002F3C72" w:rsidRPr="007B3A4F">
        <w:rPr>
          <w:rStyle w:val="m1"/>
          <w:rFonts w:ascii="Verdana" w:hAnsi="Verdana"/>
          <w:sz w:val="16"/>
          <w:szCs w:val="20"/>
        </w:rPr>
        <w:t>"</w:t>
      </w:r>
      <w:r w:rsidR="002F3C72" w:rsidRPr="007B3A4F">
        <w:rPr>
          <w:rStyle w:val="t1"/>
          <w:rFonts w:ascii="Verdana" w:hAnsi="Verdana"/>
          <w:sz w:val="16"/>
          <w:szCs w:val="20"/>
        </w:rPr>
        <w:t xml:space="preserve"> Version</w:t>
      </w:r>
      <w:r w:rsidR="002F3C72" w:rsidRPr="007B3A4F">
        <w:rPr>
          <w:rStyle w:val="m1"/>
          <w:rFonts w:ascii="Verdana" w:hAnsi="Verdana"/>
          <w:sz w:val="16"/>
          <w:szCs w:val="20"/>
        </w:rPr>
        <w:t>="</w:t>
      </w:r>
      <w:r w:rsidR="002F3C72" w:rsidRPr="007B3A4F">
        <w:rPr>
          <w:rFonts w:ascii="Verdana" w:hAnsi="Verdana"/>
          <w:b/>
          <w:bCs/>
          <w:sz w:val="16"/>
          <w:szCs w:val="20"/>
        </w:rPr>
        <w:t>1.0</w:t>
      </w:r>
      <w:r w:rsidR="002F3C72" w:rsidRPr="007B3A4F">
        <w:rPr>
          <w:rStyle w:val="m1"/>
          <w:rFonts w:ascii="Verdana" w:hAnsi="Verdana"/>
          <w:sz w:val="16"/>
          <w:szCs w:val="20"/>
        </w:rPr>
        <w:t>"&gt;</w:t>
      </w:r>
    </w:p>
    <w:p w14:paraId="74A0E108" w14:textId="77777777"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r w:rsidRPr="007B3A4F">
        <w:rPr>
          <w:rStyle w:val="t1"/>
          <w:rFonts w:ascii="Verdana" w:hAnsi="Verdana"/>
          <w:sz w:val="16"/>
          <w:szCs w:val="20"/>
        </w:rPr>
        <w:t>Port</w:t>
      </w:r>
      <w:r w:rsidRPr="007B3A4F">
        <w:rPr>
          <w:rStyle w:val="m1"/>
          <w:rFonts w:ascii="Verdana" w:hAnsi="Verdana"/>
          <w:sz w:val="16"/>
          <w:szCs w:val="20"/>
        </w:rPr>
        <w:t>&gt;</w:t>
      </w:r>
      <w:r w:rsidRPr="007B3A4F">
        <w:rPr>
          <w:rStyle w:val="tx1"/>
          <w:rFonts w:ascii="Verdana" w:hAnsi="Verdana"/>
          <w:sz w:val="16"/>
          <w:szCs w:val="20"/>
        </w:rPr>
        <w:t>4880</w:t>
      </w:r>
      <w:r w:rsidRPr="007B3A4F">
        <w:rPr>
          <w:rStyle w:val="m1"/>
          <w:rFonts w:ascii="Verdana" w:hAnsi="Verdana"/>
          <w:sz w:val="16"/>
          <w:szCs w:val="20"/>
        </w:rPr>
        <w:t>&lt;/</w:t>
      </w:r>
      <w:r w:rsidRPr="007B3A4F">
        <w:rPr>
          <w:rStyle w:val="t1"/>
          <w:rFonts w:ascii="Verdana" w:hAnsi="Verdana"/>
          <w:sz w:val="16"/>
          <w:szCs w:val="20"/>
        </w:rPr>
        <w:t>Port</w:t>
      </w:r>
      <w:r w:rsidRPr="007B3A4F">
        <w:rPr>
          <w:rStyle w:val="m1"/>
          <w:rFonts w:ascii="Verdana" w:hAnsi="Verdana"/>
          <w:sz w:val="16"/>
          <w:szCs w:val="20"/>
        </w:rPr>
        <w:t>&gt;</w:t>
      </w:r>
      <w:r w:rsidRPr="007B3A4F">
        <w:rPr>
          <w:rFonts w:ascii="Verdana" w:hAnsi="Verdana"/>
          <w:sz w:val="16"/>
          <w:szCs w:val="20"/>
        </w:rPr>
        <w:t xml:space="preserve"> </w:t>
      </w:r>
    </w:p>
    <w:p w14:paraId="1BA7643F" w14:textId="77777777" w:rsidR="002F3C72" w:rsidRPr="007B3A4F" w:rsidRDefault="002F3C72" w:rsidP="002F3C72">
      <w:pPr>
        <w:ind w:left="1200" w:hanging="24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r w:rsidRPr="007B3A4F">
        <w:rPr>
          <w:rStyle w:val="t1"/>
          <w:rFonts w:ascii="Verdana" w:hAnsi="Verdana"/>
          <w:sz w:val="16"/>
          <w:szCs w:val="20"/>
        </w:rPr>
        <w:t>Function</w:t>
      </w:r>
      <w:r w:rsidRPr="007B3A4F">
        <w:rPr>
          <w:rStyle w:val="m1"/>
          <w:rFonts w:ascii="Verdana" w:hAnsi="Verdana"/>
          <w:sz w:val="16"/>
          <w:szCs w:val="20"/>
        </w:rPr>
        <w:t>&gt;</w:t>
      </w:r>
    </w:p>
    <w:p w14:paraId="0B378F7B" w14:textId="77777777" w:rsidR="002F3C72" w:rsidRPr="007B3A4F" w:rsidRDefault="002F3C72" w:rsidP="002F3C72">
      <w:pPr>
        <w:ind w:left="1200" w:hanging="24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proofErr w:type="spellStart"/>
      <w:r w:rsidRPr="007B3A4F">
        <w:rPr>
          <w:rStyle w:val="t1"/>
          <w:rFonts w:ascii="Verdana" w:hAnsi="Verdana"/>
          <w:sz w:val="16"/>
          <w:szCs w:val="20"/>
        </w:rPr>
        <w:t>LXIExtendedFunctions</w:t>
      </w:r>
      <w:proofErr w:type="spellEnd"/>
      <w:r w:rsidRPr="007B3A4F">
        <w:rPr>
          <w:rStyle w:val="m1"/>
          <w:rFonts w:ascii="Verdana" w:hAnsi="Verdana"/>
          <w:sz w:val="16"/>
          <w:szCs w:val="20"/>
        </w:rPr>
        <w:t>&gt;</w:t>
      </w:r>
    </w:p>
    <w:p w14:paraId="7F5DD806" w14:textId="77777777" w:rsidR="002F3C72" w:rsidRPr="007B3A4F" w:rsidRDefault="002F3C72" w:rsidP="002F3C72">
      <w:pPr>
        <w:ind w:left="1200" w:hanging="24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proofErr w:type="spellStart"/>
      <w:r w:rsidRPr="007B3A4F">
        <w:rPr>
          <w:rStyle w:val="t1"/>
          <w:rFonts w:ascii="Verdana" w:hAnsi="Verdana"/>
          <w:sz w:val="16"/>
          <w:szCs w:val="20"/>
        </w:rPr>
        <w:t>LXIDevice</w:t>
      </w:r>
      <w:proofErr w:type="spellEnd"/>
      <w:r w:rsidRPr="007B3A4F">
        <w:rPr>
          <w:rStyle w:val="m1"/>
          <w:rFonts w:ascii="Verdana" w:hAnsi="Verdana"/>
          <w:sz w:val="16"/>
          <w:szCs w:val="20"/>
        </w:rPr>
        <w:t>&gt;</w:t>
      </w:r>
    </w:p>
    <w:p w14:paraId="2BE89ADD" w14:textId="77777777" w:rsidR="006C2B82" w:rsidRDefault="006C2B82" w:rsidP="00485192">
      <w:pPr>
        <w:autoSpaceDE w:val="0"/>
        <w:autoSpaceDN w:val="0"/>
        <w:adjustRightInd w:val="0"/>
        <w:rPr>
          <w:rFonts w:ascii="TimesNewRomanPS-BoldMT" w:hAnsi="TimesNewRomanPS-BoldMT" w:cs="TimesNewRomanPS-BoldMT"/>
          <w:b/>
          <w:bCs/>
          <w:sz w:val="24"/>
        </w:rPr>
      </w:pPr>
    </w:p>
    <w:p w14:paraId="05059F9D" w14:textId="77777777" w:rsidR="003133A2" w:rsidRDefault="003133A2" w:rsidP="003133A2">
      <w:pPr>
        <w:pStyle w:val="LXIBody"/>
        <w:ind w:left="720"/>
        <w:rPr>
          <w:rFonts w:ascii="TimesNewRomanPS-BoldMT" w:hAnsi="TimesNewRomanPS-BoldMT" w:cs="TimesNewRomanPS-BoldMT"/>
          <w:b/>
          <w:bCs/>
          <w:sz w:val="24"/>
        </w:rPr>
      </w:pPr>
      <w:r w:rsidRPr="000A400D">
        <w:rPr>
          <w:rStyle w:val="LXISubheading"/>
          <w:highlight w:val="yellow"/>
          <w:rPrChange w:id="604" w:author="John Ryland" w:date="2023-06-12T18:16:00Z">
            <w:rPr>
              <w:rStyle w:val="LXISubheading"/>
            </w:rPr>
          </w:rPrChange>
        </w:rPr>
        <w:t>Derived</w:t>
      </w:r>
      <w:r w:rsidRPr="000A400D">
        <w:rPr>
          <w:rFonts w:ascii="TimesNewRomanPS-BoldMT" w:hAnsi="TimesNewRomanPS-BoldMT" w:cs="TimesNewRomanPS-BoldMT"/>
          <w:b/>
          <w:bCs/>
          <w:sz w:val="24"/>
          <w:highlight w:val="yellow"/>
          <w:rPrChange w:id="605" w:author="John Ryland" w:date="2023-06-12T18:16:00Z">
            <w:rPr>
              <w:rFonts w:ascii="TimesNewRomanPS-BoldMT" w:hAnsi="TimesNewRomanPS-BoldMT" w:cs="TimesNewRomanPS-BoldMT"/>
              <w:b/>
              <w:bCs/>
              <w:sz w:val="24"/>
            </w:rPr>
          </w:rPrChange>
        </w:rPr>
        <w:t xml:space="preserve"> </w:t>
      </w:r>
      <w:commentRangeStart w:id="606"/>
      <w:r w:rsidRPr="000A400D">
        <w:rPr>
          <w:rFonts w:ascii="TimesNewRomanPS-BoldMT" w:hAnsi="TimesNewRomanPS-BoldMT" w:cs="TimesNewRomanPS-BoldMT"/>
          <w:b/>
          <w:bCs/>
          <w:sz w:val="24"/>
          <w:highlight w:val="yellow"/>
          <w:rPrChange w:id="607" w:author="John Ryland" w:date="2023-06-12T18:16:00Z">
            <w:rPr>
              <w:rFonts w:ascii="TimesNewRomanPS-BoldMT" w:hAnsi="TimesNewRomanPS-BoldMT" w:cs="TimesNewRomanPS-BoldMT"/>
              <w:b/>
              <w:bCs/>
              <w:sz w:val="24"/>
            </w:rPr>
          </w:rPrChange>
        </w:rPr>
        <w:t>Schema</w:t>
      </w:r>
      <w:commentRangeEnd w:id="606"/>
      <w:r w:rsidR="000A400D">
        <w:rPr>
          <w:rStyle w:val="CommentReference"/>
        </w:rPr>
        <w:commentReference w:id="606"/>
      </w:r>
    </w:p>
    <w:p w14:paraId="43C904C7" w14:textId="77777777" w:rsidR="003133A2" w:rsidRDefault="003133A2" w:rsidP="003133A2">
      <w:pPr>
        <w:autoSpaceDE w:val="0"/>
        <w:autoSpaceDN w:val="0"/>
        <w:adjustRightInd w:val="0"/>
        <w:ind w:left="720"/>
        <w:rPr>
          <w:rFonts w:ascii="TimesNewRomanPSMT" w:hAnsi="TimesNewRomanPSMT" w:cs="TimesNewRomanPSMT"/>
          <w:szCs w:val="20"/>
        </w:rPr>
      </w:pPr>
    </w:p>
    <w:p w14:paraId="11C92FB8" w14:textId="77777777" w:rsidR="003133A2" w:rsidRDefault="003133A2" w:rsidP="003133A2">
      <w:pPr>
        <w:autoSpaceDE w:val="0"/>
        <w:autoSpaceDN w:val="0"/>
        <w:adjustRightInd w:val="0"/>
        <w:ind w:left="720"/>
        <w:rPr>
          <w:rFonts w:ascii="TimesNewRomanPSMT" w:hAnsi="TimesNewRomanPSMT" w:cs="TimesNewRomanPSMT"/>
          <w:szCs w:val="20"/>
        </w:rPr>
      </w:pPr>
      <w:r>
        <w:rPr>
          <w:rFonts w:ascii="TimesNewRomanPSMT" w:hAnsi="TimesNewRomanPSMT" w:cs="TimesNewRomanPSMT"/>
          <w:szCs w:val="20"/>
        </w:rPr>
        <w:t xml:space="preserve">The following is an identification schema (XSD) that derives from the LXI </w:t>
      </w:r>
      <w:proofErr w:type="spellStart"/>
      <w:r>
        <w:rPr>
          <w:rFonts w:ascii="TimesNewRomanPSMT" w:hAnsi="TimesNewRomanPSMT" w:cs="TimesNewRomanPSMT"/>
          <w:szCs w:val="20"/>
        </w:rPr>
        <w:t>InstrumentIdentification</w:t>
      </w:r>
      <w:proofErr w:type="spellEnd"/>
      <w:r>
        <w:rPr>
          <w:rFonts w:ascii="TimesNewRomanPSMT" w:hAnsi="TimesNewRomanPSMT" w:cs="TimesNewRomanPSMT"/>
          <w:szCs w:val="20"/>
        </w:rPr>
        <w:t xml:space="preserve"> schema and is used for the two </w:t>
      </w:r>
      <w:proofErr w:type="spellStart"/>
      <w:r>
        <w:rPr>
          <w:rFonts w:ascii="TimesNewRomanPSMT" w:hAnsi="TimesNewRomanPSMT" w:cs="TimesNewRomanPSMT"/>
          <w:szCs w:val="20"/>
        </w:rPr>
        <w:t>ConnectedDevices</w:t>
      </w:r>
      <w:proofErr w:type="spellEnd"/>
      <w:r>
        <w:rPr>
          <w:rFonts w:ascii="TimesNewRomanPSMT" w:hAnsi="TimesNewRomanPSMT" w:cs="TimesNewRomanPSMT"/>
          <w:szCs w:val="20"/>
        </w:rPr>
        <w:t xml:space="preserve"> in the above sample Identification document.</w:t>
      </w:r>
    </w:p>
    <w:p w14:paraId="6E386F1F" w14:textId="77777777" w:rsidR="003133A2" w:rsidRDefault="003133A2" w:rsidP="003133A2">
      <w:pPr>
        <w:autoSpaceDE w:val="0"/>
        <w:autoSpaceDN w:val="0"/>
        <w:adjustRightInd w:val="0"/>
        <w:ind w:left="720"/>
        <w:rPr>
          <w:rFonts w:ascii="TimesNewRomanPSMT" w:hAnsi="TimesNewRomanPSMT" w:cs="TimesNewRomanPSMT"/>
          <w:szCs w:val="20"/>
        </w:rPr>
      </w:pPr>
    </w:p>
    <w:p w14:paraId="060BEAD5" w14:textId="77777777" w:rsidR="003133A2" w:rsidRDefault="003133A2" w:rsidP="003133A2">
      <w:pPr>
        <w:autoSpaceDE w:val="0"/>
        <w:autoSpaceDN w:val="0"/>
        <w:adjustRightInd w:val="0"/>
        <w:ind w:left="720"/>
        <w:rPr>
          <w:rFonts w:ascii="TimesNewRomanPSMT" w:hAnsi="TimesNewRomanPSMT" w:cs="TimesNewRomanPSMT"/>
          <w:szCs w:val="20"/>
        </w:rPr>
      </w:pPr>
      <w:r>
        <w:rPr>
          <w:rFonts w:ascii="TimesNewRomanPSMT" w:hAnsi="TimesNewRomanPSMT" w:cs="TimesNewRomanPSMT"/>
          <w:szCs w:val="20"/>
        </w:rPr>
        <w:t>The schema creates a new element “</w:t>
      </w:r>
      <w:proofErr w:type="spellStart"/>
      <w:r>
        <w:rPr>
          <w:rFonts w:ascii="TimesNewRomanPSMT" w:hAnsi="TimesNewRomanPSMT" w:cs="TimesNewRomanPSMT"/>
          <w:szCs w:val="20"/>
        </w:rPr>
        <w:t>MyDevice</w:t>
      </w:r>
      <w:proofErr w:type="spellEnd"/>
      <w:r>
        <w:rPr>
          <w:rFonts w:ascii="TimesNewRomanPSMT" w:hAnsi="TimesNewRomanPSMT" w:cs="TimesNewRomanPSMT"/>
          <w:szCs w:val="20"/>
        </w:rPr>
        <w:t>” that uses the “Device” element of the LXI</w:t>
      </w:r>
    </w:p>
    <w:p w14:paraId="123C9685" w14:textId="77777777" w:rsidR="003133A2" w:rsidRDefault="003133A2" w:rsidP="003133A2">
      <w:pPr>
        <w:autoSpaceDE w:val="0"/>
        <w:autoSpaceDN w:val="0"/>
        <w:adjustRightInd w:val="0"/>
        <w:ind w:left="720"/>
        <w:rPr>
          <w:rFonts w:ascii="TimesNewRomanPSMT" w:hAnsi="TimesNewRomanPSMT" w:cs="TimesNewRomanPSMT"/>
          <w:szCs w:val="20"/>
        </w:rPr>
      </w:pPr>
      <w:proofErr w:type="spellStart"/>
      <w:r>
        <w:rPr>
          <w:rFonts w:ascii="TimesNewRomanPSMT" w:hAnsi="TimesNewRomanPSMT" w:cs="TimesNewRomanPSMT"/>
          <w:szCs w:val="20"/>
        </w:rPr>
        <w:t>InstrumentIdentification</w:t>
      </w:r>
      <w:proofErr w:type="spellEnd"/>
      <w:r>
        <w:rPr>
          <w:rFonts w:ascii="TimesNewRomanPSMT" w:hAnsi="TimesNewRomanPSMT" w:cs="TimesNewRomanPSMT"/>
          <w:szCs w:val="20"/>
        </w:rPr>
        <w:t xml:space="preserve"> schema as a base to extend. The new element contains only one additional element beyond that defined by “</w:t>
      </w:r>
      <w:proofErr w:type="spellStart"/>
      <w:proofErr w:type="gramStart"/>
      <w:r>
        <w:rPr>
          <w:rFonts w:ascii="TimesNewRomanPSMT" w:hAnsi="TimesNewRomanPSMT" w:cs="TimesNewRomanPSMT"/>
          <w:szCs w:val="20"/>
        </w:rPr>
        <w:t>lxi:Device</w:t>
      </w:r>
      <w:proofErr w:type="spellEnd"/>
      <w:proofErr w:type="gramEnd"/>
      <w:r>
        <w:rPr>
          <w:rFonts w:ascii="TimesNewRomanPSMT" w:hAnsi="TimesNewRomanPSMT" w:cs="TimesNewRomanPSMT"/>
          <w:szCs w:val="20"/>
        </w:rPr>
        <w:t xml:space="preserve">”: </w:t>
      </w:r>
      <w:proofErr w:type="spellStart"/>
      <w:r>
        <w:rPr>
          <w:rFonts w:ascii="TimesNewRomanPSMT" w:hAnsi="TimesNewRomanPSMT" w:cs="TimesNewRomanPSMT"/>
          <w:szCs w:val="20"/>
        </w:rPr>
        <w:t>LogicalAddress</w:t>
      </w:r>
      <w:proofErr w:type="spellEnd"/>
      <w:r>
        <w:rPr>
          <w:rFonts w:ascii="TimesNewRomanPSMT" w:hAnsi="TimesNewRomanPSMT" w:cs="TimesNewRomanPSMT"/>
          <w:szCs w:val="20"/>
        </w:rPr>
        <w:t>, which is an unsigned byte.</w:t>
      </w:r>
    </w:p>
    <w:p w14:paraId="24B9FD27" w14:textId="77777777" w:rsidR="001431E9" w:rsidRPr="004F42B4" w:rsidRDefault="001431E9" w:rsidP="00353319">
      <w:pPr>
        <w:autoSpaceDE w:val="0"/>
        <w:autoSpaceDN w:val="0"/>
        <w:adjustRightInd w:val="0"/>
        <w:ind w:left="720"/>
        <w:rPr>
          <w:rFonts w:ascii="CourierNewPSMT" w:hAnsi="CourierNewPSMT" w:cs="CourierNewPSMT"/>
          <w:sz w:val="18"/>
          <w:szCs w:val="18"/>
        </w:rPr>
      </w:pPr>
    </w:p>
    <w:p w14:paraId="0ECB1B45" w14:textId="77777777" w:rsidR="00410CFB" w:rsidRPr="00410CFB" w:rsidRDefault="00410CFB" w:rsidP="00410CFB">
      <w:pPr>
        <w:autoSpaceDE w:val="0"/>
        <w:autoSpaceDN w:val="0"/>
        <w:adjustRightInd w:val="0"/>
        <w:rPr>
          <w:rFonts w:ascii="Consolas" w:hAnsi="Consolas" w:cs="Consolas"/>
          <w:color w:val="000000"/>
          <w:sz w:val="19"/>
          <w:szCs w:val="19"/>
          <w:lang w:val="de-DE"/>
        </w:rPr>
      </w:pPr>
      <w:r w:rsidRPr="00410CFB">
        <w:rPr>
          <w:rFonts w:ascii="Consolas" w:hAnsi="Consolas" w:cs="Consolas"/>
          <w:color w:val="0000FF"/>
          <w:sz w:val="19"/>
          <w:szCs w:val="19"/>
          <w:lang w:val="de-DE"/>
        </w:rPr>
        <w:t>&lt;?</w:t>
      </w:r>
      <w:r w:rsidRPr="00410CFB">
        <w:rPr>
          <w:rFonts w:ascii="Consolas" w:hAnsi="Consolas" w:cs="Consolas"/>
          <w:color w:val="A31515"/>
          <w:sz w:val="19"/>
          <w:szCs w:val="19"/>
          <w:lang w:val="de-DE"/>
        </w:rPr>
        <w:t>xml</w:t>
      </w:r>
      <w:r w:rsidRPr="00410CFB">
        <w:rPr>
          <w:rFonts w:ascii="Consolas" w:hAnsi="Consolas" w:cs="Consolas"/>
          <w:color w:val="0000FF"/>
          <w:sz w:val="19"/>
          <w:szCs w:val="19"/>
          <w:lang w:val="de-DE"/>
        </w:rPr>
        <w:t xml:space="preserve"> </w:t>
      </w:r>
      <w:r w:rsidRPr="00410CFB">
        <w:rPr>
          <w:rFonts w:ascii="Consolas" w:hAnsi="Consolas" w:cs="Consolas"/>
          <w:color w:val="FF0000"/>
          <w:sz w:val="19"/>
          <w:szCs w:val="19"/>
          <w:lang w:val="de-DE"/>
        </w:rPr>
        <w:t>version</w:t>
      </w:r>
      <w:r w:rsidRPr="00410CFB">
        <w:rPr>
          <w:rFonts w:ascii="Consolas" w:hAnsi="Consolas" w:cs="Consolas"/>
          <w:color w:val="0000FF"/>
          <w:sz w:val="19"/>
          <w:szCs w:val="19"/>
          <w:lang w:val="de-DE"/>
        </w:rPr>
        <w:t>=</w:t>
      </w:r>
      <w:r w:rsidRPr="00410CFB">
        <w:rPr>
          <w:rFonts w:ascii="Consolas" w:hAnsi="Consolas" w:cs="Consolas"/>
          <w:color w:val="000000"/>
          <w:sz w:val="19"/>
          <w:szCs w:val="19"/>
          <w:lang w:val="de-DE"/>
        </w:rPr>
        <w:t>"</w:t>
      </w:r>
      <w:r w:rsidRPr="00410CFB">
        <w:rPr>
          <w:rFonts w:ascii="Consolas" w:hAnsi="Consolas" w:cs="Consolas"/>
          <w:color w:val="0000FF"/>
          <w:sz w:val="19"/>
          <w:szCs w:val="19"/>
          <w:lang w:val="de-DE"/>
        </w:rPr>
        <w:t>1.0</w:t>
      </w:r>
      <w:r w:rsidRPr="00410CFB">
        <w:rPr>
          <w:rFonts w:ascii="Consolas" w:hAnsi="Consolas" w:cs="Consolas"/>
          <w:color w:val="000000"/>
          <w:sz w:val="19"/>
          <w:szCs w:val="19"/>
          <w:lang w:val="de-DE"/>
        </w:rPr>
        <w:t>"</w:t>
      </w:r>
      <w:r w:rsidRPr="00410CFB">
        <w:rPr>
          <w:rFonts w:ascii="Consolas" w:hAnsi="Consolas" w:cs="Consolas"/>
          <w:color w:val="0000FF"/>
          <w:sz w:val="19"/>
          <w:szCs w:val="19"/>
          <w:lang w:val="de-DE"/>
        </w:rPr>
        <w:t xml:space="preserve"> </w:t>
      </w:r>
      <w:r w:rsidRPr="00410CFB">
        <w:rPr>
          <w:rFonts w:ascii="Consolas" w:hAnsi="Consolas" w:cs="Consolas"/>
          <w:color w:val="FF0000"/>
          <w:sz w:val="19"/>
          <w:szCs w:val="19"/>
          <w:lang w:val="de-DE"/>
        </w:rPr>
        <w:t>encoding</w:t>
      </w:r>
      <w:r w:rsidRPr="00410CFB">
        <w:rPr>
          <w:rFonts w:ascii="Consolas" w:hAnsi="Consolas" w:cs="Consolas"/>
          <w:color w:val="0000FF"/>
          <w:sz w:val="19"/>
          <w:szCs w:val="19"/>
          <w:lang w:val="de-DE"/>
        </w:rPr>
        <w:t>=</w:t>
      </w:r>
      <w:r w:rsidRPr="00410CFB">
        <w:rPr>
          <w:rFonts w:ascii="Consolas" w:hAnsi="Consolas" w:cs="Consolas"/>
          <w:color w:val="000000"/>
          <w:sz w:val="19"/>
          <w:szCs w:val="19"/>
          <w:lang w:val="de-DE"/>
        </w:rPr>
        <w:t>"</w:t>
      </w:r>
      <w:r w:rsidRPr="00410CFB">
        <w:rPr>
          <w:rFonts w:ascii="Consolas" w:hAnsi="Consolas" w:cs="Consolas"/>
          <w:color w:val="0000FF"/>
          <w:sz w:val="19"/>
          <w:szCs w:val="19"/>
          <w:lang w:val="de-DE"/>
        </w:rPr>
        <w:t>UTF-8</w:t>
      </w:r>
      <w:r w:rsidRPr="00410CFB">
        <w:rPr>
          <w:rFonts w:ascii="Consolas" w:hAnsi="Consolas" w:cs="Consolas"/>
          <w:color w:val="000000"/>
          <w:sz w:val="19"/>
          <w:szCs w:val="19"/>
          <w:lang w:val="de-DE"/>
        </w:rPr>
        <w:t>"</w:t>
      </w:r>
      <w:r w:rsidRPr="00410CFB">
        <w:rPr>
          <w:rFonts w:ascii="Consolas" w:hAnsi="Consolas" w:cs="Consolas"/>
          <w:color w:val="0000FF"/>
          <w:sz w:val="19"/>
          <w:szCs w:val="19"/>
          <w:lang w:val="de-DE"/>
        </w:rPr>
        <w:t>?&gt;</w:t>
      </w:r>
    </w:p>
    <w:p w14:paraId="20E1E5C2" w14:textId="77777777" w:rsidR="00410CFB" w:rsidRPr="00410CFB" w:rsidRDefault="00410CFB" w:rsidP="00410CFB">
      <w:pPr>
        <w:autoSpaceDE w:val="0"/>
        <w:autoSpaceDN w:val="0"/>
        <w:adjustRightInd w:val="0"/>
        <w:rPr>
          <w:rFonts w:ascii="Consolas" w:hAnsi="Consolas" w:cs="Consolas"/>
          <w:color w:val="000000"/>
          <w:sz w:val="19"/>
          <w:szCs w:val="19"/>
          <w:lang w:val="de-DE"/>
        </w:rPr>
      </w:pPr>
      <w:r w:rsidRPr="00410CFB">
        <w:rPr>
          <w:rFonts w:ascii="Consolas" w:hAnsi="Consolas" w:cs="Consolas"/>
          <w:color w:val="0000FF"/>
          <w:sz w:val="19"/>
          <w:szCs w:val="19"/>
          <w:lang w:val="de-DE"/>
        </w:rPr>
        <w:t>&lt;</w:t>
      </w:r>
      <w:r w:rsidRPr="00410CFB">
        <w:rPr>
          <w:rFonts w:ascii="Consolas" w:hAnsi="Consolas" w:cs="Consolas"/>
          <w:color w:val="A31515"/>
          <w:sz w:val="19"/>
          <w:szCs w:val="19"/>
          <w:lang w:val="de-DE"/>
        </w:rPr>
        <w:t>xs:schema</w:t>
      </w:r>
      <w:r w:rsidRPr="00410CFB">
        <w:rPr>
          <w:rFonts w:ascii="Consolas" w:hAnsi="Consolas" w:cs="Consolas"/>
          <w:color w:val="0000FF"/>
          <w:sz w:val="19"/>
          <w:szCs w:val="19"/>
          <w:lang w:val="de-DE"/>
        </w:rPr>
        <w:t xml:space="preserve"> </w:t>
      </w:r>
      <w:r w:rsidRPr="00410CFB">
        <w:rPr>
          <w:rFonts w:ascii="Consolas" w:hAnsi="Consolas" w:cs="Consolas"/>
          <w:color w:val="FF0000"/>
          <w:sz w:val="19"/>
          <w:szCs w:val="19"/>
          <w:lang w:val="de-DE"/>
        </w:rPr>
        <w:t>targetNamespace</w:t>
      </w:r>
      <w:r w:rsidRPr="00410CFB">
        <w:rPr>
          <w:rFonts w:ascii="Consolas" w:hAnsi="Consolas" w:cs="Consolas"/>
          <w:color w:val="0000FF"/>
          <w:sz w:val="19"/>
          <w:szCs w:val="19"/>
          <w:lang w:val="de-DE"/>
        </w:rPr>
        <w:t>=</w:t>
      </w:r>
      <w:r w:rsidRPr="00410CFB">
        <w:rPr>
          <w:rFonts w:ascii="Consolas" w:hAnsi="Consolas" w:cs="Consolas"/>
          <w:color w:val="000000"/>
          <w:sz w:val="19"/>
          <w:szCs w:val="19"/>
          <w:lang w:val="de-DE"/>
        </w:rPr>
        <w:t>"</w:t>
      </w:r>
      <w:r w:rsidRPr="00410CFB">
        <w:rPr>
          <w:rFonts w:ascii="Consolas" w:hAnsi="Consolas" w:cs="Consolas"/>
          <w:color w:val="0000FF"/>
          <w:sz w:val="19"/>
          <w:szCs w:val="19"/>
          <w:lang w:val="de-DE"/>
        </w:rPr>
        <w:t>http://www.mycompany.com/MyIdentification/1.0</w:t>
      </w:r>
      <w:r w:rsidRPr="00410CFB">
        <w:rPr>
          <w:rFonts w:ascii="Consolas" w:hAnsi="Consolas" w:cs="Consolas"/>
          <w:color w:val="000000"/>
          <w:sz w:val="19"/>
          <w:szCs w:val="19"/>
          <w:lang w:val="de-DE"/>
        </w:rPr>
        <w:t>"</w:t>
      </w:r>
    </w:p>
    <w:p w14:paraId="15380617" w14:textId="77777777" w:rsidR="00410CFB" w:rsidRPr="00410CFB" w:rsidRDefault="00410CFB" w:rsidP="00410CFB">
      <w:pPr>
        <w:autoSpaceDE w:val="0"/>
        <w:autoSpaceDN w:val="0"/>
        <w:adjustRightInd w:val="0"/>
        <w:rPr>
          <w:rFonts w:ascii="Consolas" w:hAnsi="Consolas" w:cs="Consolas"/>
          <w:color w:val="000000"/>
          <w:sz w:val="19"/>
          <w:szCs w:val="19"/>
          <w:lang w:val="de-DE"/>
        </w:rPr>
      </w:pPr>
      <w:r w:rsidRPr="00410CFB">
        <w:rPr>
          <w:rFonts w:ascii="Consolas" w:hAnsi="Consolas" w:cs="Consolas"/>
          <w:color w:val="FF0000"/>
          <w:sz w:val="19"/>
          <w:szCs w:val="19"/>
          <w:lang w:val="de-DE"/>
        </w:rPr>
        <w:t>xmlns:xs</w:t>
      </w:r>
      <w:r w:rsidRPr="00410CFB">
        <w:rPr>
          <w:rFonts w:ascii="Consolas" w:hAnsi="Consolas" w:cs="Consolas"/>
          <w:color w:val="0000FF"/>
          <w:sz w:val="19"/>
          <w:szCs w:val="19"/>
          <w:lang w:val="de-DE"/>
        </w:rPr>
        <w:t>=</w:t>
      </w:r>
      <w:r w:rsidRPr="00410CFB">
        <w:rPr>
          <w:rFonts w:ascii="Consolas" w:hAnsi="Consolas" w:cs="Consolas"/>
          <w:color w:val="000000"/>
          <w:sz w:val="19"/>
          <w:szCs w:val="19"/>
          <w:lang w:val="de-DE"/>
        </w:rPr>
        <w:t>"</w:t>
      </w:r>
      <w:r w:rsidRPr="00410CFB">
        <w:rPr>
          <w:rFonts w:ascii="Consolas" w:hAnsi="Consolas" w:cs="Consolas"/>
          <w:color w:val="0000FF"/>
          <w:sz w:val="19"/>
          <w:szCs w:val="19"/>
          <w:lang w:val="de-DE"/>
        </w:rPr>
        <w:t>http://www.w3.org/2001/XMLSchema</w:t>
      </w:r>
      <w:r w:rsidRPr="00410CFB">
        <w:rPr>
          <w:rFonts w:ascii="Consolas" w:hAnsi="Consolas" w:cs="Consolas"/>
          <w:color w:val="000000"/>
          <w:sz w:val="19"/>
          <w:szCs w:val="19"/>
          <w:lang w:val="de-DE"/>
        </w:rPr>
        <w:t>"</w:t>
      </w:r>
    </w:p>
    <w:p w14:paraId="214E6631" w14:textId="77777777" w:rsidR="00410CFB" w:rsidRPr="00410CFB" w:rsidRDefault="00410CFB" w:rsidP="00410CFB">
      <w:pPr>
        <w:autoSpaceDE w:val="0"/>
        <w:autoSpaceDN w:val="0"/>
        <w:adjustRightInd w:val="0"/>
        <w:rPr>
          <w:rFonts w:ascii="Consolas" w:hAnsi="Consolas" w:cs="Consolas"/>
          <w:color w:val="000000"/>
          <w:sz w:val="19"/>
          <w:szCs w:val="19"/>
          <w:lang w:val="de-DE"/>
        </w:rPr>
      </w:pPr>
      <w:r w:rsidRPr="00410CFB">
        <w:rPr>
          <w:rFonts w:ascii="Consolas" w:hAnsi="Consolas" w:cs="Consolas"/>
          <w:color w:val="FF0000"/>
          <w:sz w:val="19"/>
          <w:szCs w:val="19"/>
          <w:lang w:val="de-DE"/>
        </w:rPr>
        <w:t>xmlns:lxi</w:t>
      </w:r>
      <w:r w:rsidRPr="00410CFB">
        <w:rPr>
          <w:rFonts w:ascii="Consolas" w:hAnsi="Consolas" w:cs="Consolas"/>
          <w:color w:val="0000FF"/>
          <w:sz w:val="19"/>
          <w:szCs w:val="19"/>
          <w:lang w:val="de-DE"/>
        </w:rPr>
        <w:t>=</w:t>
      </w:r>
      <w:r w:rsidRPr="00410CFB">
        <w:rPr>
          <w:rFonts w:ascii="Consolas" w:hAnsi="Consolas" w:cs="Consolas"/>
          <w:color w:val="000000"/>
          <w:sz w:val="19"/>
          <w:szCs w:val="19"/>
          <w:lang w:val="de-DE"/>
        </w:rPr>
        <w:t>"</w:t>
      </w:r>
      <w:r w:rsidRPr="00410CFB">
        <w:rPr>
          <w:rFonts w:ascii="Consolas" w:hAnsi="Consolas" w:cs="Consolas"/>
          <w:color w:val="0000FF"/>
          <w:sz w:val="19"/>
          <w:szCs w:val="19"/>
          <w:lang w:val="de-DE"/>
        </w:rPr>
        <w:t>http://www.lxistandard.org/InstrumentIdentification/1.0</w:t>
      </w:r>
      <w:r w:rsidRPr="00410CFB">
        <w:rPr>
          <w:rFonts w:ascii="Consolas" w:hAnsi="Consolas" w:cs="Consolas"/>
          <w:color w:val="000000"/>
          <w:sz w:val="19"/>
          <w:szCs w:val="19"/>
          <w:lang w:val="de-DE"/>
        </w:rPr>
        <w:t>"</w:t>
      </w:r>
    </w:p>
    <w:p w14:paraId="57B3245D" w14:textId="77777777" w:rsidR="00410CFB" w:rsidRDefault="00410CFB" w:rsidP="00410CFB">
      <w:pPr>
        <w:autoSpaceDE w:val="0"/>
        <w:autoSpaceDN w:val="0"/>
        <w:adjustRightInd w:val="0"/>
        <w:rPr>
          <w:rFonts w:ascii="Consolas" w:hAnsi="Consolas" w:cs="Consolas"/>
          <w:color w:val="000000"/>
          <w:sz w:val="19"/>
          <w:szCs w:val="19"/>
        </w:rPr>
      </w:pPr>
      <w:proofErr w:type="spellStart"/>
      <w:r>
        <w:rPr>
          <w:rFonts w:ascii="Consolas" w:hAnsi="Consolas" w:cs="Consolas"/>
          <w:color w:val="FF0000"/>
          <w:sz w:val="19"/>
          <w:szCs w:val="19"/>
        </w:rPr>
        <w:t>elementFormDefault</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qualified</w:t>
      </w:r>
      <w:r>
        <w:rPr>
          <w:rFonts w:ascii="Consolas" w:hAnsi="Consolas" w:cs="Consolas"/>
          <w:color w:val="000000"/>
          <w:sz w:val="19"/>
          <w:szCs w:val="19"/>
        </w:rPr>
        <w:t>"</w:t>
      </w:r>
    </w:p>
    <w:p w14:paraId="0E86F754" w14:textId="77777777" w:rsidR="00410CFB" w:rsidRDefault="00410CFB" w:rsidP="00410CFB">
      <w:pPr>
        <w:autoSpaceDE w:val="0"/>
        <w:autoSpaceDN w:val="0"/>
        <w:adjustRightInd w:val="0"/>
        <w:rPr>
          <w:rFonts w:ascii="Consolas" w:hAnsi="Consolas" w:cs="Consolas"/>
          <w:color w:val="000000"/>
          <w:sz w:val="19"/>
          <w:szCs w:val="19"/>
        </w:rPr>
      </w:pPr>
      <w:proofErr w:type="spellStart"/>
      <w:r>
        <w:rPr>
          <w:rFonts w:ascii="Consolas" w:hAnsi="Consolas" w:cs="Consolas"/>
          <w:color w:val="FF0000"/>
          <w:sz w:val="19"/>
          <w:szCs w:val="19"/>
        </w:rPr>
        <w:t>attributeFormDefault</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unqualified</w:t>
      </w:r>
      <w:r>
        <w:rPr>
          <w:rFonts w:ascii="Consolas" w:hAnsi="Consolas" w:cs="Consolas"/>
          <w:color w:val="000000"/>
          <w:sz w:val="19"/>
          <w:szCs w:val="19"/>
        </w:rPr>
        <w:t>"</w:t>
      </w:r>
      <w:r>
        <w:rPr>
          <w:rFonts w:ascii="Consolas" w:hAnsi="Consolas" w:cs="Consolas"/>
          <w:color w:val="0000FF"/>
          <w:sz w:val="19"/>
          <w:szCs w:val="19"/>
        </w:rPr>
        <w:t>&gt;</w:t>
      </w:r>
    </w:p>
    <w:p w14:paraId="6ACB0870" w14:textId="77777777" w:rsidR="00410CFB" w:rsidRDefault="00410CFB" w:rsidP="00410CF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t>&lt;</w:t>
      </w:r>
      <w:proofErr w:type="spellStart"/>
      <w:proofErr w:type="gramStart"/>
      <w:r>
        <w:rPr>
          <w:rFonts w:ascii="Consolas" w:hAnsi="Consolas" w:cs="Consolas"/>
          <w:color w:val="A31515"/>
          <w:sz w:val="19"/>
          <w:szCs w:val="19"/>
        </w:rPr>
        <w:t>xs:import</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namespace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http://www.lxistandard.org/InstrumentIdentification/1.0</w:t>
      </w:r>
      <w:r>
        <w:rPr>
          <w:rFonts w:ascii="Consolas" w:hAnsi="Consolas" w:cs="Consolas"/>
          <w:color w:val="000000"/>
          <w:sz w:val="19"/>
          <w:szCs w:val="19"/>
        </w:rPr>
        <w:t>"</w:t>
      </w:r>
    </w:p>
    <w:p w14:paraId="0A0F9000" w14:textId="77777777" w:rsidR="00410CFB" w:rsidRDefault="00410CFB" w:rsidP="00410CF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FF0000"/>
          <w:sz w:val="19"/>
          <w:szCs w:val="19"/>
        </w:rPr>
        <w:t>schemaLocation</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http://sampledevice.local/static/LXIIdentification.xsd</w:t>
      </w:r>
      <w:r>
        <w:rPr>
          <w:rFonts w:ascii="Consolas" w:hAnsi="Consolas" w:cs="Consolas"/>
          <w:color w:val="000000"/>
          <w:sz w:val="19"/>
          <w:szCs w:val="19"/>
        </w:rPr>
        <w:t>"</w:t>
      </w:r>
      <w:r>
        <w:rPr>
          <w:rFonts w:ascii="Consolas" w:hAnsi="Consolas" w:cs="Consolas"/>
          <w:color w:val="0000FF"/>
          <w:sz w:val="19"/>
          <w:szCs w:val="19"/>
        </w:rPr>
        <w:t>/&gt;</w:t>
      </w:r>
    </w:p>
    <w:p w14:paraId="12140547" w14:textId="77777777" w:rsidR="00410CFB" w:rsidRDefault="00410CFB" w:rsidP="00410CF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t>&lt;</w:t>
      </w:r>
      <w:proofErr w:type="spellStart"/>
      <w:proofErr w:type="gramStart"/>
      <w:r>
        <w:rPr>
          <w:rFonts w:ascii="Consolas" w:hAnsi="Consolas" w:cs="Consolas"/>
          <w:color w:val="A31515"/>
          <w:sz w:val="19"/>
          <w:szCs w:val="19"/>
        </w:rPr>
        <w:t>xs:element</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MyDevice</w:t>
      </w:r>
      <w:proofErr w:type="spellEnd"/>
      <w:r>
        <w:rPr>
          <w:rFonts w:ascii="Consolas" w:hAnsi="Consolas" w:cs="Consolas"/>
          <w:color w:val="000000"/>
          <w:sz w:val="19"/>
          <w:szCs w:val="19"/>
        </w:rPr>
        <w:t>"</w:t>
      </w:r>
      <w:r>
        <w:rPr>
          <w:rFonts w:ascii="Consolas" w:hAnsi="Consolas" w:cs="Consolas"/>
          <w:color w:val="0000FF"/>
          <w:sz w:val="19"/>
          <w:szCs w:val="19"/>
        </w:rPr>
        <w:t>&gt;</w:t>
      </w:r>
    </w:p>
    <w:p w14:paraId="251B2DE4" w14:textId="77777777" w:rsidR="00410CFB" w:rsidRDefault="00410CFB" w:rsidP="00410CF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proofErr w:type="spellStart"/>
      <w:proofErr w:type="gramStart"/>
      <w:r>
        <w:rPr>
          <w:rFonts w:ascii="Consolas" w:hAnsi="Consolas" w:cs="Consolas"/>
          <w:color w:val="A31515"/>
          <w:sz w:val="19"/>
          <w:szCs w:val="19"/>
        </w:rPr>
        <w:t>xs:annotation</w:t>
      </w:r>
      <w:proofErr w:type="spellEnd"/>
      <w:proofErr w:type="gramEnd"/>
      <w:r>
        <w:rPr>
          <w:rFonts w:ascii="Consolas" w:hAnsi="Consolas" w:cs="Consolas"/>
          <w:color w:val="0000FF"/>
          <w:sz w:val="19"/>
          <w:szCs w:val="19"/>
        </w:rPr>
        <w:t>&gt;</w:t>
      </w:r>
    </w:p>
    <w:p w14:paraId="1EBC470B" w14:textId="77777777" w:rsidR="00410CFB" w:rsidRDefault="00410CFB" w:rsidP="00410CF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proofErr w:type="spellStart"/>
      <w:proofErr w:type="gramStart"/>
      <w:r>
        <w:rPr>
          <w:rFonts w:ascii="Consolas" w:hAnsi="Consolas" w:cs="Consolas"/>
          <w:color w:val="A31515"/>
          <w:sz w:val="19"/>
          <w:szCs w:val="19"/>
        </w:rPr>
        <w:t>xs:documentation</w:t>
      </w:r>
      <w:proofErr w:type="spellEnd"/>
      <w:proofErr w:type="gramEnd"/>
      <w:r>
        <w:rPr>
          <w:rFonts w:ascii="Consolas" w:hAnsi="Consolas" w:cs="Consolas"/>
          <w:color w:val="0000FF"/>
          <w:sz w:val="19"/>
          <w:szCs w:val="19"/>
        </w:rPr>
        <w:t>&gt;</w:t>
      </w:r>
    </w:p>
    <w:p w14:paraId="37FE21DA" w14:textId="77777777" w:rsidR="00410CFB" w:rsidRDefault="00410CFB" w:rsidP="00410CF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An example identification of a device based on the generic LXI Model</w:t>
      </w:r>
    </w:p>
    <w:p w14:paraId="2B656C28" w14:textId="77777777" w:rsidR="00410CFB" w:rsidRDefault="00410CFB" w:rsidP="00410CF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proofErr w:type="spellStart"/>
      <w:proofErr w:type="gramStart"/>
      <w:r>
        <w:rPr>
          <w:rFonts w:ascii="Consolas" w:hAnsi="Consolas" w:cs="Consolas"/>
          <w:color w:val="A31515"/>
          <w:sz w:val="19"/>
          <w:szCs w:val="19"/>
        </w:rPr>
        <w:t>xs:documentation</w:t>
      </w:r>
      <w:proofErr w:type="spellEnd"/>
      <w:proofErr w:type="gramEnd"/>
      <w:r>
        <w:rPr>
          <w:rFonts w:ascii="Consolas" w:hAnsi="Consolas" w:cs="Consolas"/>
          <w:color w:val="0000FF"/>
          <w:sz w:val="19"/>
          <w:szCs w:val="19"/>
        </w:rPr>
        <w:t>&gt;</w:t>
      </w:r>
    </w:p>
    <w:p w14:paraId="6CF30AB4" w14:textId="77777777" w:rsidR="00410CFB" w:rsidRDefault="00410CFB" w:rsidP="00410CF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proofErr w:type="spellStart"/>
      <w:proofErr w:type="gramStart"/>
      <w:r>
        <w:rPr>
          <w:rFonts w:ascii="Consolas" w:hAnsi="Consolas" w:cs="Consolas"/>
          <w:color w:val="A31515"/>
          <w:sz w:val="19"/>
          <w:szCs w:val="19"/>
        </w:rPr>
        <w:t>xs:annotation</w:t>
      </w:r>
      <w:proofErr w:type="spellEnd"/>
      <w:proofErr w:type="gramEnd"/>
      <w:r>
        <w:rPr>
          <w:rFonts w:ascii="Consolas" w:hAnsi="Consolas" w:cs="Consolas"/>
          <w:color w:val="0000FF"/>
          <w:sz w:val="19"/>
          <w:szCs w:val="19"/>
        </w:rPr>
        <w:t>&gt;</w:t>
      </w:r>
    </w:p>
    <w:p w14:paraId="42EE82DE" w14:textId="77777777" w:rsidR="00410CFB" w:rsidRDefault="00410CFB" w:rsidP="00410CF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proofErr w:type="spellStart"/>
      <w:proofErr w:type="gramStart"/>
      <w:r>
        <w:rPr>
          <w:rFonts w:ascii="Consolas" w:hAnsi="Consolas" w:cs="Consolas"/>
          <w:color w:val="A31515"/>
          <w:sz w:val="19"/>
          <w:szCs w:val="19"/>
        </w:rPr>
        <w:t>xs:complexType</w:t>
      </w:r>
      <w:proofErr w:type="spellEnd"/>
      <w:proofErr w:type="gramEnd"/>
      <w:r>
        <w:rPr>
          <w:rFonts w:ascii="Consolas" w:hAnsi="Consolas" w:cs="Consolas"/>
          <w:color w:val="0000FF"/>
          <w:sz w:val="19"/>
          <w:szCs w:val="19"/>
        </w:rPr>
        <w:t>&gt;</w:t>
      </w:r>
    </w:p>
    <w:p w14:paraId="531F52A4" w14:textId="77777777" w:rsidR="00410CFB" w:rsidRDefault="00410CFB" w:rsidP="00410CF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proofErr w:type="spellStart"/>
      <w:proofErr w:type="gramStart"/>
      <w:r>
        <w:rPr>
          <w:rFonts w:ascii="Consolas" w:hAnsi="Consolas" w:cs="Consolas"/>
          <w:color w:val="A31515"/>
          <w:sz w:val="19"/>
          <w:szCs w:val="19"/>
        </w:rPr>
        <w:t>xs:complexContent</w:t>
      </w:r>
      <w:proofErr w:type="spellEnd"/>
      <w:proofErr w:type="gramEnd"/>
      <w:r>
        <w:rPr>
          <w:rFonts w:ascii="Consolas" w:hAnsi="Consolas" w:cs="Consolas"/>
          <w:color w:val="0000FF"/>
          <w:sz w:val="19"/>
          <w:szCs w:val="19"/>
        </w:rPr>
        <w:t>&gt;</w:t>
      </w:r>
    </w:p>
    <w:p w14:paraId="73B24F2B" w14:textId="77777777" w:rsidR="00410CFB" w:rsidRDefault="00410CFB" w:rsidP="00410CF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proofErr w:type="spellStart"/>
      <w:proofErr w:type="gramStart"/>
      <w:r>
        <w:rPr>
          <w:rFonts w:ascii="Consolas" w:hAnsi="Consolas" w:cs="Consolas"/>
          <w:color w:val="A31515"/>
          <w:sz w:val="19"/>
          <w:szCs w:val="19"/>
        </w:rPr>
        <w:t>xs:extension</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base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lxi:Device</w:t>
      </w:r>
      <w:proofErr w:type="spellEnd"/>
      <w:r>
        <w:rPr>
          <w:rFonts w:ascii="Consolas" w:hAnsi="Consolas" w:cs="Consolas"/>
          <w:color w:val="000000"/>
          <w:sz w:val="19"/>
          <w:szCs w:val="19"/>
        </w:rPr>
        <w:t>"</w:t>
      </w:r>
      <w:r>
        <w:rPr>
          <w:rFonts w:ascii="Consolas" w:hAnsi="Consolas" w:cs="Consolas"/>
          <w:color w:val="0000FF"/>
          <w:sz w:val="19"/>
          <w:szCs w:val="19"/>
        </w:rPr>
        <w:t>&gt;</w:t>
      </w:r>
    </w:p>
    <w:p w14:paraId="1A940C8D" w14:textId="77777777" w:rsidR="00410CFB" w:rsidRDefault="00410CFB" w:rsidP="00410CF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proofErr w:type="spellStart"/>
      <w:proofErr w:type="gramStart"/>
      <w:r>
        <w:rPr>
          <w:rFonts w:ascii="Consolas" w:hAnsi="Consolas" w:cs="Consolas"/>
          <w:color w:val="A31515"/>
          <w:sz w:val="19"/>
          <w:szCs w:val="19"/>
        </w:rPr>
        <w:t>xs:sequence</w:t>
      </w:r>
      <w:proofErr w:type="spellEnd"/>
      <w:proofErr w:type="gramEnd"/>
      <w:r>
        <w:rPr>
          <w:rFonts w:ascii="Consolas" w:hAnsi="Consolas" w:cs="Consolas"/>
          <w:color w:val="0000FF"/>
          <w:sz w:val="19"/>
          <w:szCs w:val="19"/>
        </w:rPr>
        <w:t>&gt;</w:t>
      </w:r>
    </w:p>
    <w:p w14:paraId="3CB22E4D" w14:textId="77777777" w:rsidR="00410CFB" w:rsidRDefault="00410CFB" w:rsidP="00410CF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proofErr w:type="spellStart"/>
      <w:proofErr w:type="gramStart"/>
      <w:r>
        <w:rPr>
          <w:rFonts w:ascii="Consolas" w:hAnsi="Consolas" w:cs="Consolas"/>
          <w:color w:val="A31515"/>
          <w:sz w:val="19"/>
          <w:szCs w:val="19"/>
        </w:rPr>
        <w:t>xs:element</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LogicalAddress</w:t>
      </w:r>
      <w:proofErr w:type="spellEnd"/>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xs:unsignedByte</w:t>
      </w:r>
      <w:proofErr w:type="spellEnd"/>
      <w:r>
        <w:rPr>
          <w:rFonts w:ascii="Consolas" w:hAnsi="Consolas" w:cs="Consolas"/>
          <w:color w:val="000000"/>
          <w:sz w:val="19"/>
          <w:szCs w:val="19"/>
        </w:rPr>
        <w:t>"</w:t>
      </w:r>
      <w:r>
        <w:rPr>
          <w:rFonts w:ascii="Consolas" w:hAnsi="Consolas" w:cs="Consolas"/>
          <w:color w:val="0000FF"/>
          <w:sz w:val="19"/>
          <w:szCs w:val="19"/>
        </w:rPr>
        <w:t>/&gt;</w:t>
      </w:r>
    </w:p>
    <w:p w14:paraId="1AA718D7" w14:textId="77777777" w:rsidR="00410CFB" w:rsidRDefault="00410CFB" w:rsidP="00410CF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proofErr w:type="spellStart"/>
      <w:proofErr w:type="gramStart"/>
      <w:r>
        <w:rPr>
          <w:rFonts w:ascii="Consolas" w:hAnsi="Consolas" w:cs="Consolas"/>
          <w:color w:val="A31515"/>
          <w:sz w:val="19"/>
          <w:szCs w:val="19"/>
        </w:rPr>
        <w:t>xs:sequence</w:t>
      </w:r>
      <w:proofErr w:type="spellEnd"/>
      <w:proofErr w:type="gramEnd"/>
      <w:r>
        <w:rPr>
          <w:rFonts w:ascii="Consolas" w:hAnsi="Consolas" w:cs="Consolas"/>
          <w:color w:val="0000FF"/>
          <w:sz w:val="19"/>
          <w:szCs w:val="19"/>
        </w:rPr>
        <w:t>&gt;</w:t>
      </w:r>
    </w:p>
    <w:p w14:paraId="1770B3EB" w14:textId="77777777" w:rsidR="00410CFB" w:rsidRDefault="00410CFB" w:rsidP="00410CF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proofErr w:type="spellStart"/>
      <w:proofErr w:type="gramStart"/>
      <w:r>
        <w:rPr>
          <w:rFonts w:ascii="Consolas" w:hAnsi="Consolas" w:cs="Consolas"/>
          <w:color w:val="A31515"/>
          <w:sz w:val="19"/>
          <w:szCs w:val="19"/>
        </w:rPr>
        <w:t>xs:extension</w:t>
      </w:r>
      <w:proofErr w:type="spellEnd"/>
      <w:proofErr w:type="gramEnd"/>
      <w:r>
        <w:rPr>
          <w:rFonts w:ascii="Consolas" w:hAnsi="Consolas" w:cs="Consolas"/>
          <w:color w:val="0000FF"/>
          <w:sz w:val="19"/>
          <w:szCs w:val="19"/>
        </w:rPr>
        <w:t>&gt;</w:t>
      </w:r>
    </w:p>
    <w:p w14:paraId="59B3009B" w14:textId="77777777" w:rsidR="00410CFB" w:rsidRDefault="00410CFB" w:rsidP="00410CF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proofErr w:type="spellStart"/>
      <w:proofErr w:type="gramStart"/>
      <w:r>
        <w:rPr>
          <w:rFonts w:ascii="Consolas" w:hAnsi="Consolas" w:cs="Consolas"/>
          <w:color w:val="A31515"/>
          <w:sz w:val="19"/>
          <w:szCs w:val="19"/>
        </w:rPr>
        <w:t>xs:complexContent</w:t>
      </w:r>
      <w:proofErr w:type="spellEnd"/>
      <w:proofErr w:type="gramEnd"/>
      <w:r>
        <w:rPr>
          <w:rFonts w:ascii="Consolas" w:hAnsi="Consolas" w:cs="Consolas"/>
          <w:color w:val="0000FF"/>
          <w:sz w:val="19"/>
          <w:szCs w:val="19"/>
        </w:rPr>
        <w:t>&gt;</w:t>
      </w:r>
    </w:p>
    <w:p w14:paraId="432B2A07" w14:textId="77777777" w:rsidR="00410CFB" w:rsidRDefault="00410CFB" w:rsidP="00410CF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proofErr w:type="spellStart"/>
      <w:proofErr w:type="gramStart"/>
      <w:r>
        <w:rPr>
          <w:rFonts w:ascii="Consolas" w:hAnsi="Consolas" w:cs="Consolas"/>
          <w:color w:val="A31515"/>
          <w:sz w:val="19"/>
          <w:szCs w:val="19"/>
        </w:rPr>
        <w:t>xs:complexType</w:t>
      </w:r>
      <w:proofErr w:type="spellEnd"/>
      <w:proofErr w:type="gramEnd"/>
      <w:r>
        <w:rPr>
          <w:rFonts w:ascii="Consolas" w:hAnsi="Consolas" w:cs="Consolas"/>
          <w:color w:val="0000FF"/>
          <w:sz w:val="19"/>
          <w:szCs w:val="19"/>
        </w:rPr>
        <w:t>&gt;</w:t>
      </w:r>
    </w:p>
    <w:p w14:paraId="69F821B6" w14:textId="77777777" w:rsidR="00410CFB" w:rsidRDefault="00410CFB" w:rsidP="00410CF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t>&lt;/</w:t>
      </w:r>
      <w:proofErr w:type="spellStart"/>
      <w:proofErr w:type="gramStart"/>
      <w:r>
        <w:rPr>
          <w:rFonts w:ascii="Consolas" w:hAnsi="Consolas" w:cs="Consolas"/>
          <w:color w:val="A31515"/>
          <w:sz w:val="19"/>
          <w:szCs w:val="19"/>
        </w:rPr>
        <w:t>xs:element</w:t>
      </w:r>
      <w:proofErr w:type="spellEnd"/>
      <w:proofErr w:type="gramEnd"/>
      <w:r>
        <w:rPr>
          <w:rFonts w:ascii="Consolas" w:hAnsi="Consolas" w:cs="Consolas"/>
          <w:color w:val="0000FF"/>
          <w:sz w:val="19"/>
          <w:szCs w:val="19"/>
        </w:rPr>
        <w:t>&gt;</w:t>
      </w:r>
    </w:p>
    <w:p w14:paraId="21665D1A" w14:textId="77777777" w:rsidR="002D5960" w:rsidRDefault="00410CFB" w:rsidP="00410CFB">
      <w:pPr>
        <w:pStyle w:val="LXIBody"/>
        <w:rPr>
          <w:rFonts w:ascii="Consolas" w:hAnsi="Consolas" w:cs="Consolas"/>
          <w:color w:val="0000FF"/>
          <w:sz w:val="19"/>
          <w:szCs w:val="19"/>
        </w:rPr>
      </w:pPr>
      <w:r>
        <w:rPr>
          <w:rFonts w:ascii="Consolas" w:hAnsi="Consolas" w:cs="Consolas"/>
          <w:color w:val="0000FF"/>
          <w:sz w:val="19"/>
          <w:szCs w:val="19"/>
        </w:rPr>
        <w:t>&lt;/</w:t>
      </w:r>
      <w:proofErr w:type="spellStart"/>
      <w:proofErr w:type="gramStart"/>
      <w:r>
        <w:rPr>
          <w:rFonts w:ascii="Consolas" w:hAnsi="Consolas" w:cs="Consolas"/>
          <w:color w:val="A31515"/>
          <w:sz w:val="19"/>
          <w:szCs w:val="19"/>
        </w:rPr>
        <w:t>xs:schema</w:t>
      </w:r>
      <w:proofErr w:type="spellEnd"/>
      <w:proofErr w:type="gramEnd"/>
      <w:r>
        <w:rPr>
          <w:rFonts w:ascii="Consolas" w:hAnsi="Consolas" w:cs="Consolas"/>
          <w:color w:val="0000FF"/>
          <w:sz w:val="19"/>
          <w:szCs w:val="19"/>
        </w:rPr>
        <w:t>&gt;</w:t>
      </w:r>
    </w:p>
    <w:p w14:paraId="4C139299" w14:textId="0A4558A5" w:rsidR="00C217C8" w:rsidRDefault="00777010" w:rsidP="00410CFB">
      <w:pPr>
        <w:pStyle w:val="LXIBody"/>
        <w:rPr>
          <w:rStyle w:val="LXISubheading"/>
        </w:rPr>
      </w:pPr>
      <w:commentRangeStart w:id="608"/>
      <w:r w:rsidRPr="00341E6F">
        <w:rPr>
          <w:rStyle w:val="LXISubheading"/>
          <w:highlight w:val="yellow"/>
          <w:rPrChange w:id="609" w:author="John Ryland" w:date="2023-06-12T18:24:00Z">
            <w:rPr>
              <w:rStyle w:val="LXISubheading"/>
            </w:rPr>
          </w:rPrChange>
        </w:rPr>
        <w:t xml:space="preserve">LXI Devices with </w:t>
      </w:r>
      <w:r w:rsidR="002F3C72" w:rsidRPr="00341E6F">
        <w:rPr>
          <w:rStyle w:val="LXISubheading"/>
          <w:highlight w:val="yellow"/>
          <w:rPrChange w:id="610" w:author="John Ryland" w:date="2023-06-12T18:24:00Z">
            <w:rPr>
              <w:rStyle w:val="LXISubheading"/>
            </w:rPr>
          </w:rPrChange>
        </w:rPr>
        <w:t>Connected Devices</w:t>
      </w:r>
      <w:r w:rsidR="00C217C8" w:rsidRPr="00341E6F">
        <w:rPr>
          <w:rStyle w:val="LXISubheading"/>
          <w:highlight w:val="yellow"/>
          <w:rPrChange w:id="611" w:author="John Ryland" w:date="2023-06-12T18:24:00Z">
            <w:rPr>
              <w:rStyle w:val="LXISubheading"/>
            </w:rPr>
          </w:rPrChange>
        </w:rPr>
        <w:t xml:space="preserve"> </w:t>
      </w:r>
      <w:commentRangeEnd w:id="608"/>
      <w:r w:rsidR="00D47A4C" w:rsidRPr="00341E6F">
        <w:rPr>
          <w:rStyle w:val="CommentReference"/>
          <w:highlight w:val="yellow"/>
          <w:rPrChange w:id="612" w:author="John Ryland" w:date="2023-06-12T18:24:00Z">
            <w:rPr>
              <w:rStyle w:val="CommentReference"/>
            </w:rPr>
          </w:rPrChange>
        </w:rPr>
        <w:commentReference w:id="608"/>
      </w:r>
    </w:p>
    <w:p w14:paraId="17C74BED" w14:textId="77777777" w:rsidR="00C217C8" w:rsidRPr="003F66CF" w:rsidRDefault="00C217C8" w:rsidP="002F3C72">
      <w:pPr>
        <w:pStyle w:val="LXIBody"/>
        <w:rPr>
          <w:rStyle w:val="LXISubheading"/>
          <w:b w:val="0"/>
          <w:sz w:val="20"/>
          <w:szCs w:val="20"/>
        </w:rPr>
      </w:pPr>
      <w:r w:rsidRPr="003F66CF">
        <w:rPr>
          <w:rStyle w:val="LXISubheading"/>
          <w:b w:val="0"/>
          <w:sz w:val="20"/>
          <w:szCs w:val="20"/>
        </w:rPr>
        <w:lastRenderedPageBreak/>
        <w:t xml:space="preserve">Rule </w:t>
      </w:r>
      <w:r>
        <w:rPr>
          <w:rStyle w:val="LXISubheading"/>
          <w:b w:val="0"/>
          <w:sz w:val="20"/>
          <w:szCs w:val="20"/>
        </w:rPr>
        <w:t xml:space="preserve">10.2.4 addresses </w:t>
      </w:r>
      <w:r w:rsidR="00777010">
        <w:rPr>
          <w:rStyle w:val="LXISubheading"/>
          <w:b w:val="0"/>
          <w:sz w:val="20"/>
          <w:szCs w:val="20"/>
        </w:rPr>
        <w:t>LXI Devices</w:t>
      </w:r>
      <w:r>
        <w:rPr>
          <w:rStyle w:val="LXISubheading"/>
          <w:b w:val="0"/>
          <w:sz w:val="20"/>
          <w:szCs w:val="20"/>
        </w:rPr>
        <w:t xml:space="preserve"> that support connected devices</w:t>
      </w:r>
      <w:r w:rsidR="00777010">
        <w:rPr>
          <w:rStyle w:val="LXISubheading"/>
          <w:b w:val="0"/>
          <w:sz w:val="20"/>
          <w:szCs w:val="20"/>
        </w:rPr>
        <w:t xml:space="preserve">, such as bridges.  The URLs for all connected devices are found in the </w:t>
      </w:r>
      <w:proofErr w:type="spellStart"/>
      <w:r w:rsidR="00777010">
        <w:rPr>
          <w:rStyle w:val="LXISubheading"/>
          <w:b w:val="0"/>
          <w:sz w:val="20"/>
          <w:szCs w:val="20"/>
        </w:rPr>
        <w:t>ConnectedDevice</w:t>
      </w:r>
      <w:proofErr w:type="spellEnd"/>
      <w:r w:rsidR="00777010">
        <w:rPr>
          <w:rStyle w:val="LXISubheading"/>
          <w:b w:val="0"/>
          <w:sz w:val="20"/>
          <w:szCs w:val="20"/>
        </w:rPr>
        <w:t xml:space="preserve"> tags</w:t>
      </w:r>
      <w:r w:rsidR="00380D5B">
        <w:rPr>
          <w:rStyle w:val="LXISubheading"/>
          <w:b w:val="0"/>
          <w:sz w:val="20"/>
          <w:szCs w:val="20"/>
        </w:rPr>
        <w:t>, as in the</w:t>
      </w:r>
      <w:r w:rsidR="00777010">
        <w:rPr>
          <w:rStyle w:val="LXISubheading"/>
          <w:b w:val="0"/>
          <w:sz w:val="20"/>
          <w:szCs w:val="20"/>
        </w:rPr>
        <w:t xml:space="preserve"> above example. LXI Devices that support connected devices must provide identification documents for query.</w:t>
      </w:r>
    </w:p>
    <w:p w14:paraId="38DB3A57" w14:textId="77777777" w:rsidR="002F3C72" w:rsidRPr="00B97A8A" w:rsidRDefault="002F3C72" w:rsidP="002F3C72">
      <w:pPr>
        <w:pStyle w:val="LXIBody"/>
        <w:rPr>
          <w:u w:color="000099"/>
        </w:rPr>
      </w:pPr>
      <w:r w:rsidRPr="00B97A8A">
        <w:rPr>
          <w:u w:color="000099"/>
        </w:rPr>
        <w:t xml:space="preserve">The sample Identification Document above contains two </w:t>
      </w:r>
      <w:proofErr w:type="spellStart"/>
      <w:r w:rsidRPr="00B97A8A">
        <w:rPr>
          <w:u w:color="000099"/>
        </w:rPr>
        <w:t>ConnectedDevice</w:t>
      </w:r>
      <w:proofErr w:type="spellEnd"/>
      <w:r w:rsidRPr="00B97A8A">
        <w:rPr>
          <w:u w:color="000099"/>
        </w:rPr>
        <w:t xml:space="preserve"> URIs.  The identification documents for these two devices may be queried by appending “lxi/identification” to the URIs provided.  These connected devices are instances of the </w:t>
      </w:r>
      <w:r>
        <w:rPr>
          <w:u w:color="000099"/>
        </w:rPr>
        <w:t xml:space="preserve">sample </w:t>
      </w:r>
      <w:proofErr w:type="spellStart"/>
      <w:r w:rsidRPr="00B97A8A">
        <w:rPr>
          <w:u w:color="000099"/>
        </w:rPr>
        <w:t>MyIdentification</w:t>
      </w:r>
      <w:proofErr w:type="spellEnd"/>
      <w:r w:rsidRPr="00B97A8A">
        <w:rPr>
          <w:u w:color="000099"/>
        </w:rPr>
        <w:t xml:space="preserve"> Schema defined above.  Note that they reference both the LXI </w:t>
      </w:r>
      <w:proofErr w:type="spellStart"/>
      <w:r w:rsidRPr="00B97A8A">
        <w:rPr>
          <w:u w:color="000099"/>
        </w:rPr>
        <w:t>InstrumentIdentification</w:t>
      </w:r>
      <w:proofErr w:type="spellEnd"/>
      <w:r w:rsidRPr="00B97A8A">
        <w:rPr>
          <w:u w:color="000099"/>
        </w:rPr>
        <w:t xml:space="preserve"> Schema as well as the derived </w:t>
      </w:r>
      <w:proofErr w:type="spellStart"/>
      <w:r w:rsidRPr="00B97A8A">
        <w:rPr>
          <w:u w:color="000099"/>
        </w:rPr>
        <w:t>MyIdentificationSchema</w:t>
      </w:r>
      <w:proofErr w:type="spellEnd"/>
      <w:r w:rsidRPr="00B97A8A">
        <w:rPr>
          <w:u w:color="000099"/>
        </w:rPr>
        <w:t xml:space="preserve"> in the </w:t>
      </w:r>
      <w:proofErr w:type="spellStart"/>
      <w:r w:rsidRPr="00B97A8A">
        <w:rPr>
          <w:u w:color="000099"/>
        </w:rPr>
        <w:t>schemalocation</w:t>
      </w:r>
      <w:proofErr w:type="spellEnd"/>
      <w:r w:rsidRPr="00B97A8A">
        <w:rPr>
          <w:u w:color="000099"/>
        </w:rPr>
        <w:t xml:space="preserve"> attribute.</w:t>
      </w:r>
    </w:p>
    <w:p w14:paraId="469D9B68" w14:textId="77777777" w:rsidR="002F3C72" w:rsidRPr="00B97A8A" w:rsidRDefault="002F3C72" w:rsidP="002F3C72">
      <w:pPr>
        <w:pStyle w:val="LXIBody"/>
        <w:rPr>
          <w:u w:color="000099"/>
        </w:rPr>
      </w:pPr>
      <w:r w:rsidRPr="00B97A8A">
        <w:rPr>
          <w:u w:color="000099"/>
        </w:rPr>
        <w:t xml:space="preserve">The first device’s identification document’s URL is </w:t>
      </w:r>
      <w:hyperlink r:id="rId41" w:history="1">
        <w:r>
          <w:rPr>
            <w:color w:val="000099"/>
            <w:u w:val="single" w:color="000099"/>
          </w:rPr>
          <w:t>http://sampledevice.local/devices/device0/lxi/identification</w:t>
        </w:r>
      </w:hyperlink>
      <w:r w:rsidRPr="00B97A8A">
        <w:rPr>
          <w:u w:color="000099"/>
        </w:rPr>
        <w:t>.  The document’s contents are:</w:t>
      </w:r>
    </w:p>
    <w:p w14:paraId="32BD878C" w14:textId="30642AC4" w:rsidR="002F3C72" w:rsidRPr="00081DAD" w:rsidDel="00BE3426" w:rsidRDefault="002F3C72" w:rsidP="002F3C72">
      <w:pPr>
        <w:pStyle w:val="LXICode2"/>
        <w:rPr>
          <w:del w:id="613" w:author="John Ryland" w:date="2023-02-12T17:13:00Z"/>
          <w:spacing w:val="-20"/>
        </w:rPr>
      </w:pPr>
      <w:del w:id="614" w:author="John Ryland" w:date="2023-02-12T17:13:00Z">
        <w:r w:rsidRPr="00081DAD" w:rsidDel="00BE3426">
          <w:rPr>
            <w:spacing w:val="-20"/>
          </w:rPr>
          <w:delText>&lt;?xml version=”1.0” encoding=”UTF-8”?&gt;</w:delText>
        </w:r>
      </w:del>
    </w:p>
    <w:p w14:paraId="2D32EC6E" w14:textId="282D756A" w:rsidR="002F3C72" w:rsidRPr="00081DAD" w:rsidDel="00BE3426" w:rsidRDefault="002F3C72" w:rsidP="002F3C72">
      <w:pPr>
        <w:pStyle w:val="LXICode2"/>
        <w:rPr>
          <w:del w:id="615" w:author="John Ryland" w:date="2023-02-12T17:13:00Z"/>
          <w:spacing w:val="-20"/>
        </w:rPr>
      </w:pPr>
      <w:del w:id="616" w:author="John Ryland" w:date="2023-02-12T17:13:00Z">
        <w:r w:rsidRPr="00081DAD" w:rsidDel="00BE3426">
          <w:rPr>
            <w:spacing w:val="-20"/>
          </w:rPr>
          <w:delText>&lt;MyDevice xmlns=”</w:delText>
        </w:r>
        <w:r w:rsidR="002D5960" w:rsidDel="00BE3426">
          <w:fldChar w:fldCharType="begin"/>
        </w:r>
        <w:r w:rsidR="002D5960" w:rsidDel="00BE3426">
          <w:delInstrText>HYPERLINK "http://www.mycompany.com/MyIdentification/1.0'"</w:delInstrText>
        </w:r>
        <w:r w:rsidR="002D5960" w:rsidDel="00BE3426">
          <w:fldChar w:fldCharType="separate"/>
        </w:r>
        <w:r w:rsidRPr="00081DAD" w:rsidDel="00BE3426">
          <w:rPr>
            <w:spacing w:val="-20"/>
          </w:rPr>
          <w:delText>http://www.mycompany.com/MyIdentification/1.0”</w:delText>
        </w:r>
        <w:r w:rsidR="002D5960" w:rsidDel="00BE3426">
          <w:rPr>
            <w:spacing w:val="-20"/>
          </w:rPr>
          <w:fldChar w:fldCharType="end"/>
        </w:r>
      </w:del>
    </w:p>
    <w:p w14:paraId="332BA905" w14:textId="69E6A635" w:rsidR="002F3C72" w:rsidRPr="00081DAD" w:rsidDel="00BE3426" w:rsidRDefault="002F3C72" w:rsidP="002F3C72">
      <w:pPr>
        <w:pStyle w:val="LXICode2"/>
        <w:rPr>
          <w:del w:id="617" w:author="John Ryland" w:date="2023-02-12T17:13:00Z"/>
          <w:spacing w:val="-20"/>
        </w:rPr>
      </w:pPr>
      <w:del w:id="618" w:author="John Ryland" w:date="2023-02-12T17:13:00Z">
        <w:r w:rsidRPr="00081DAD" w:rsidDel="00BE3426">
          <w:rPr>
            <w:spacing w:val="-20"/>
          </w:rPr>
          <w:delText xml:space="preserve">           xmlns:lxi=”</w:delText>
        </w:r>
        <w:r w:rsidR="002D5960" w:rsidDel="00BE3426">
          <w:fldChar w:fldCharType="begin"/>
        </w:r>
        <w:r w:rsidR="002D5960" w:rsidDel="00BE3426">
          <w:delInstrText>HYPERLINK "http://www.lxistandard.org/InstrumentIdentification/1.0'"</w:delInstrText>
        </w:r>
        <w:r w:rsidR="002D5960" w:rsidDel="00BE3426">
          <w:fldChar w:fldCharType="separate"/>
        </w:r>
        <w:r w:rsidRPr="00081DAD" w:rsidDel="00BE3426">
          <w:rPr>
            <w:spacing w:val="-20"/>
          </w:rPr>
          <w:delText>http://www.lxistandard.org/InstrumentIdentification/1.0”</w:delText>
        </w:r>
        <w:r w:rsidR="002D5960" w:rsidDel="00BE3426">
          <w:rPr>
            <w:spacing w:val="-20"/>
          </w:rPr>
          <w:fldChar w:fldCharType="end"/>
        </w:r>
      </w:del>
    </w:p>
    <w:p w14:paraId="05623C65" w14:textId="43E6382F" w:rsidR="002F3C72" w:rsidRPr="00081DAD" w:rsidDel="00BE3426" w:rsidRDefault="002F3C72" w:rsidP="002F3C72">
      <w:pPr>
        <w:pStyle w:val="LXICode2"/>
        <w:rPr>
          <w:del w:id="619" w:author="John Ryland" w:date="2023-02-12T17:13:00Z"/>
          <w:spacing w:val="-20"/>
        </w:rPr>
      </w:pPr>
      <w:del w:id="620" w:author="John Ryland" w:date="2023-02-12T17:13:00Z">
        <w:r w:rsidRPr="00081DAD" w:rsidDel="00BE3426">
          <w:rPr>
            <w:spacing w:val="-20"/>
          </w:rPr>
          <w:delText xml:space="preserve">           xmlns:xsi=”</w:delText>
        </w:r>
        <w:r w:rsidR="002D5960" w:rsidDel="00BE3426">
          <w:fldChar w:fldCharType="begin"/>
        </w:r>
        <w:r w:rsidR="002D5960" w:rsidDel="00BE3426">
          <w:delInstrText>HYPERLINK "http://www.w3.org/2001/XMLSchema-instance'"</w:delInstrText>
        </w:r>
        <w:r w:rsidR="002D5960" w:rsidDel="00BE3426">
          <w:fldChar w:fldCharType="separate"/>
        </w:r>
        <w:r w:rsidRPr="00081DAD" w:rsidDel="00BE3426">
          <w:rPr>
            <w:spacing w:val="-20"/>
          </w:rPr>
          <w:delText>http://www.w3.org/2001/XMLSchema-instance”</w:delText>
        </w:r>
        <w:r w:rsidR="002D5960" w:rsidDel="00BE3426">
          <w:rPr>
            <w:spacing w:val="-20"/>
          </w:rPr>
          <w:fldChar w:fldCharType="end"/>
        </w:r>
      </w:del>
    </w:p>
    <w:p w14:paraId="4F5988A3" w14:textId="2982EB46" w:rsidR="002F3C72" w:rsidRPr="00081DAD" w:rsidDel="00BE3426" w:rsidRDefault="002F3C72" w:rsidP="002F3C72">
      <w:pPr>
        <w:pStyle w:val="LXICode2"/>
        <w:rPr>
          <w:del w:id="621" w:author="John Ryland" w:date="2023-02-12T17:13:00Z"/>
          <w:spacing w:val="-20"/>
        </w:rPr>
      </w:pPr>
      <w:del w:id="622" w:author="John Ryland" w:date="2023-02-12T17:13:00Z">
        <w:r w:rsidRPr="00081DAD" w:rsidDel="00BE3426">
          <w:rPr>
            <w:spacing w:val="-20"/>
          </w:rPr>
          <w:delText xml:space="preserve">          xsi:schemaLocation=”</w:delText>
        </w:r>
        <w:r w:rsidR="002D5960" w:rsidDel="00BE3426">
          <w:fldChar w:fldCharType="begin"/>
        </w:r>
        <w:r w:rsidR="002D5960" w:rsidDel="00BE3426">
          <w:delInstrText>HYPERLINK "http://www.lxistandard.org/InstrumentIdentification/1.0"</w:delInstrText>
        </w:r>
        <w:r w:rsidR="002D5960" w:rsidDel="00BE3426">
          <w:fldChar w:fldCharType="separate"/>
        </w:r>
        <w:r w:rsidRPr="00081DAD" w:rsidDel="00BE3426">
          <w:rPr>
            <w:spacing w:val="-20"/>
            <w:u w:color="000099"/>
          </w:rPr>
          <w:delText>http://www.lxistandard.org/InstrumentIdentification/1.0</w:delText>
        </w:r>
        <w:r w:rsidR="002D5960" w:rsidDel="00BE3426">
          <w:rPr>
            <w:spacing w:val="-20"/>
            <w:u w:color="000099"/>
          </w:rPr>
          <w:fldChar w:fldCharType="end"/>
        </w:r>
        <w:r w:rsidRPr="00081DAD" w:rsidDel="00BE3426">
          <w:rPr>
            <w:spacing w:val="-20"/>
          </w:rPr>
          <w:delText xml:space="preserve">           </w:delText>
        </w:r>
      </w:del>
    </w:p>
    <w:p w14:paraId="7BBFA8D0" w14:textId="75CE6268" w:rsidR="002F3C72" w:rsidRPr="00081DAD" w:rsidDel="00BE3426" w:rsidRDefault="002F3C72" w:rsidP="002F3C72">
      <w:pPr>
        <w:pStyle w:val="LXICode2"/>
        <w:rPr>
          <w:del w:id="623" w:author="John Ryland" w:date="2023-02-12T17:13:00Z"/>
          <w:spacing w:val="-20"/>
        </w:rPr>
      </w:pPr>
      <w:del w:id="624" w:author="John Ryland" w:date="2023-02-12T17:13:00Z">
        <w:r w:rsidRPr="00081DAD" w:rsidDel="00BE3426">
          <w:rPr>
            <w:spacing w:val="-20"/>
          </w:rPr>
          <w:delText xml:space="preserve">                    </w:delText>
        </w:r>
        <w:r w:rsidR="002D5960" w:rsidDel="00BE3426">
          <w:fldChar w:fldCharType="begin"/>
        </w:r>
        <w:r w:rsidR="002D5960" w:rsidDel="00BE3426">
          <w:delInstrText>HYPERLINK "http://localhost:8081/static/LXIIdentification.xsd"</w:delInstrText>
        </w:r>
        <w:r w:rsidR="002D5960" w:rsidDel="00BE3426">
          <w:fldChar w:fldCharType="separate"/>
        </w:r>
        <w:r w:rsidRPr="00081DAD" w:rsidDel="00BE3426">
          <w:rPr>
            <w:spacing w:val="-20"/>
            <w:u w:color="000099"/>
          </w:rPr>
          <w:delText>http://sampledevice.local/static/LXIIdentification.xsd</w:delText>
        </w:r>
        <w:r w:rsidR="002D5960" w:rsidDel="00BE3426">
          <w:rPr>
            <w:spacing w:val="-20"/>
            <w:u w:color="000099"/>
          </w:rPr>
          <w:fldChar w:fldCharType="end"/>
        </w:r>
      </w:del>
    </w:p>
    <w:p w14:paraId="5EED20EA" w14:textId="689F0A8E" w:rsidR="002F3C72" w:rsidRPr="00081DAD" w:rsidDel="00BE3426" w:rsidRDefault="002F3C72" w:rsidP="002F3C72">
      <w:pPr>
        <w:pStyle w:val="LXICode2"/>
        <w:rPr>
          <w:del w:id="625" w:author="John Ryland" w:date="2023-02-12T17:13:00Z"/>
          <w:spacing w:val="-20"/>
        </w:rPr>
      </w:pPr>
      <w:del w:id="626" w:author="John Ryland" w:date="2023-02-12T17:13:00Z">
        <w:r w:rsidRPr="00081DAD" w:rsidDel="00BE3426">
          <w:rPr>
            <w:spacing w:val="-20"/>
          </w:rPr>
          <w:delText xml:space="preserve">                    </w:delText>
        </w:r>
        <w:r w:rsidR="002D5960" w:rsidDel="00BE3426">
          <w:fldChar w:fldCharType="begin"/>
        </w:r>
        <w:r w:rsidR="002D5960" w:rsidDel="00BE3426">
          <w:delInstrText>HYPERLINK "http://www.mycompany.com/MyIdentification/1.0"</w:delInstrText>
        </w:r>
        <w:r w:rsidR="002D5960" w:rsidDel="00BE3426">
          <w:fldChar w:fldCharType="separate"/>
        </w:r>
        <w:r w:rsidRPr="00081DAD" w:rsidDel="00BE3426">
          <w:rPr>
            <w:spacing w:val="-20"/>
            <w:u w:color="000099"/>
          </w:rPr>
          <w:delText>http://www.mycompany.com/MyIdentification/1.0</w:delText>
        </w:r>
        <w:r w:rsidR="002D5960" w:rsidDel="00BE3426">
          <w:rPr>
            <w:spacing w:val="-20"/>
            <w:u w:color="000099"/>
          </w:rPr>
          <w:fldChar w:fldCharType="end"/>
        </w:r>
        <w:r w:rsidRPr="00081DAD" w:rsidDel="00BE3426">
          <w:rPr>
            <w:spacing w:val="-20"/>
          </w:rPr>
          <w:delText xml:space="preserve">    </w:delText>
        </w:r>
      </w:del>
    </w:p>
    <w:p w14:paraId="5747E68A" w14:textId="7E6945BD" w:rsidR="002F3C72" w:rsidRPr="00081DAD" w:rsidDel="00BE3426" w:rsidRDefault="002F3C72" w:rsidP="002F3C72">
      <w:pPr>
        <w:pStyle w:val="LXICode2"/>
        <w:rPr>
          <w:del w:id="627" w:author="John Ryland" w:date="2023-02-12T17:13:00Z"/>
          <w:spacing w:val="-20"/>
        </w:rPr>
      </w:pPr>
      <w:del w:id="628" w:author="John Ryland" w:date="2023-02-12T17:13:00Z">
        <w:r w:rsidRPr="00081DAD" w:rsidDel="00BE3426">
          <w:rPr>
            <w:spacing w:val="-20"/>
          </w:rPr>
          <w:delText xml:space="preserve">                    </w:delText>
        </w:r>
        <w:r w:rsidR="002D5960" w:rsidDel="00BE3426">
          <w:fldChar w:fldCharType="begin"/>
        </w:r>
        <w:r w:rsidR="002D5960" w:rsidDel="00BE3426">
          <w:delInstrText>HYPERLINK "http://localhost:8081/static/MyIdentification.xsd'"</w:delInstrText>
        </w:r>
        <w:r w:rsidR="002D5960" w:rsidDel="00BE3426">
          <w:fldChar w:fldCharType="separate"/>
        </w:r>
        <w:r w:rsidRPr="00081DAD" w:rsidDel="00BE3426">
          <w:rPr>
            <w:spacing w:val="-20"/>
            <w:u w:color="000099"/>
          </w:rPr>
          <w:delText>http://sampledevice.local/static/MyIdentification.xsd”</w:delText>
        </w:r>
        <w:r w:rsidR="002D5960" w:rsidDel="00BE3426">
          <w:rPr>
            <w:spacing w:val="-20"/>
            <w:u w:color="000099"/>
          </w:rPr>
          <w:fldChar w:fldCharType="end"/>
        </w:r>
        <w:r w:rsidRPr="00081DAD" w:rsidDel="00BE3426">
          <w:rPr>
            <w:spacing w:val="-20"/>
          </w:rPr>
          <w:delText xml:space="preserve"> &gt;</w:delText>
        </w:r>
      </w:del>
    </w:p>
    <w:p w14:paraId="7EA9959A" w14:textId="101A19D8" w:rsidR="002F3C72" w:rsidRPr="00081DAD" w:rsidDel="00BE3426" w:rsidRDefault="002F3C72" w:rsidP="002F3C72">
      <w:pPr>
        <w:pStyle w:val="LXICode2"/>
        <w:rPr>
          <w:del w:id="629" w:author="John Ryland" w:date="2023-02-12T17:13:00Z"/>
          <w:spacing w:val="-20"/>
        </w:rPr>
      </w:pPr>
      <w:del w:id="630" w:author="John Ryland" w:date="2023-02-12T17:13:00Z">
        <w:r w:rsidRPr="00081DAD" w:rsidDel="00BE3426">
          <w:rPr>
            <w:spacing w:val="-20"/>
          </w:rPr>
          <w:delText xml:space="preserve">  &lt;lxi:Manufacturer&gt;My Company, Inc.&lt;/lxi:Manufacturer&gt;</w:delText>
        </w:r>
      </w:del>
    </w:p>
    <w:p w14:paraId="5938030A" w14:textId="530AE0F7" w:rsidR="002F3C72" w:rsidRPr="00081DAD" w:rsidDel="00BE3426" w:rsidRDefault="002F3C72" w:rsidP="002F3C72">
      <w:pPr>
        <w:pStyle w:val="LXICode2"/>
        <w:rPr>
          <w:del w:id="631" w:author="John Ryland" w:date="2023-02-12T17:13:00Z"/>
          <w:spacing w:val="-20"/>
        </w:rPr>
      </w:pPr>
      <w:del w:id="632" w:author="John Ryland" w:date="2023-02-12T17:13:00Z">
        <w:r w:rsidRPr="00081DAD" w:rsidDel="00BE3426">
          <w:rPr>
            <w:spacing w:val="-20"/>
          </w:rPr>
          <w:delText xml:space="preserve">  &lt;lxi:Model&gt;1234&lt;/lxi:Model&gt;</w:delText>
        </w:r>
      </w:del>
    </w:p>
    <w:p w14:paraId="20F50A60" w14:textId="3C992B7D" w:rsidR="002F3C72" w:rsidRPr="00081DAD" w:rsidDel="00BE3426" w:rsidRDefault="002F3C72" w:rsidP="002F3C72">
      <w:pPr>
        <w:pStyle w:val="LXICode2"/>
        <w:rPr>
          <w:del w:id="633" w:author="John Ryland" w:date="2023-02-12T17:13:00Z"/>
          <w:spacing w:val="-20"/>
        </w:rPr>
      </w:pPr>
      <w:del w:id="634" w:author="John Ryland" w:date="2023-02-12T17:13:00Z">
        <w:r w:rsidRPr="00081DAD" w:rsidDel="00BE3426">
          <w:rPr>
            <w:spacing w:val="-20"/>
          </w:rPr>
          <w:delText xml:space="preserve">  &lt;lxi:SerialNumber&gt;123&lt;/lxi:SerialNumber&gt;</w:delText>
        </w:r>
      </w:del>
    </w:p>
    <w:p w14:paraId="63566BA2" w14:textId="46C22EBF" w:rsidR="002F3C72" w:rsidRPr="00081DAD" w:rsidDel="00BE3426" w:rsidRDefault="002F3C72" w:rsidP="002F3C72">
      <w:pPr>
        <w:pStyle w:val="LXICode2"/>
        <w:rPr>
          <w:del w:id="635" w:author="John Ryland" w:date="2023-02-12T17:13:00Z"/>
          <w:spacing w:val="-20"/>
        </w:rPr>
      </w:pPr>
      <w:del w:id="636" w:author="John Ryland" w:date="2023-02-12T17:13:00Z">
        <w:r w:rsidRPr="00081DAD" w:rsidDel="00BE3426">
          <w:rPr>
            <w:spacing w:val="-20"/>
          </w:rPr>
          <w:delText xml:space="preserve">  &lt;lxi:FirmwareRevision&gt;1.2.3a&lt;/lxi:FirmwareRevision&gt;  &lt;lxi:IdentificationURL&gt;</w:delText>
        </w:r>
        <w:r w:rsidR="002D5960" w:rsidDel="00BE3426">
          <w:fldChar w:fldCharType="begin"/>
        </w:r>
        <w:r w:rsidR="002D5960" w:rsidDel="00BE3426">
          <w:delInstrText>HYPERLINK "http://localhost:8081/devices/device0/lxi/identification"</w:delInstrText>
        </w:r>
        <w:r w:rsidR="002D5960" w:rsidDel="00BE3426">
          <w:fldChar w:fldCharType="separate"/>
        </w:r>
        <w:r w:rsidRPr="00081DAD" w:rsidDel="00BE3426">
          <w:rPr>
            <w:spacing w:val="-20"/>
          </w:rPr>
          <w:delText>http://sampledevice.local/devices/device0/lxi/identification</w:delText>
        </w:r>
        <w:r w:rsidR="002D5960" w:rsidDel="00BE3426">
          <w:rPr>
            <w:spacing w:val="-20"/>
          </w:rPr>
          <w:fldChar w:fldCharType="end"/>
        </w:r>
        <w:r w:rsidRPr="00081DAD" w:rsidDel="00BE3426">
          <w:rPr>
            <w:spacing w:val="-20"/>
          </w:rPr>
          <w:delText>&lt;/lxi:IdentificationURL&gt;</w:delText>
        </w:r>
      </w:del>
    </w:p>
    <w:p w14:paraId="36F28C31" w14:textId="11E1A853" w:rsidR="002F3C72" w:rsidRPr="00081DAD" w:rsidDel="00BE3426" w:rsidRDefault="002F3C72" w:rsidP="002F3C72">
      <w:pPr>
        <w:pStyle w:val="LXICode2"/>
        <w:rPr>
          <w:del w:id="637" w:author="John Ryland" w:date="2023-02-12T17:13:00Z"/>
          <w:spacing w:val="-20"/>
        </w:rPr>
      </w:pPr>
      <w:del w:id="638" w:author="John Ryland" w:date="2023-02-12T17:13:00Z">
        <w:r w:rsidRPr="00081DAD" w:rsidDel="00BE3426">
          <w:rPr>
            <w:spacing w:val="-20"/>
          </w:rPr>
          <w:delText>&lt;lxi:Interface InterfaceType="MyCompanyProprietary" InterfaceName="instr0"&gt;  &lt;lxi:InstrumentAddressString&gt;TCPIP::10.1.2.32::inst</w:delText>
        </w:r>
        <w:r w:rsidDel="00BE3426">
          <w:rPr>
            <w:spacing w:val="-20"/>
          </w:rPr>
          <w:delText>1</w:delText>
        </w:r>
        <w:r w:rsidRPr="00081DAD" w:rsidDel="00BE3426">
          <w:rPr>
            <w:spacing w:val="-20"/>
          </w:rPr>
          <w:delText>::INSTR&lt;/lxi:InstrumentAddressString&gt;</w:delText>
        </w:r>
      </w:del>
    </w:p>
    <w:p w14:paraId="0963D39C" w14:textId="2D2E68D0" w:rsidR="002F3C72" w:rsidRPr="00081DAD" w:rsidDel="00BE3426" w:rsidRDefault="002F3C72" w:rsidP="002F3C72">
      <w:pPr>
        <w:pStyle w:val="LXICode2"/>
        <w:rPr>
          <w:del w:id="639" w:author="John Ryland" w:date="2023-02-12T17:13:00Z"/>
          <w:spacing w:val="-20"/>
        </w:rPr>
      </w:pPr>
      <w:del w:id="640" w:author="John Ryland" w:date="2023-02-12T17:13:00Z">
        <w:r w:rsidRPr="00081DAD" w:rsidDel="00BE3426">
          <w:rPr>
            <w:spacing w:val="-20"/>
          </w:rPr>
          <w:delText xml:space="preserve"> &lt;/lxi:Interface&gt;</w:delText>
        </w:r>
      </w:del>
    </w:p>
    <w:p w14:paraId="28C1CC9C" w14:textId="431F2F44" w:rsidR="002F3C72" w:rsidRPr="00081DAD" w:rsidDel="00BE3426" w:rsidRDefault="002F3C72" w:rsidP="002F3C72">
      <w:pPr>
        <w:pStyle w:val="LXICode2"/>
        <w:rPr>
          <w:del w:id="641" w:author="John Ryland" w:date="2023-02-12T17:13:00Z"/>
          <w:spacing w:val="-20"/>
        </w:rPr>
      </w:pPr>
      <w:del w:id="642" w:author="John Ryland" w:date="2023-02-12T17:13:00Z">
        <w:r w:rsidRPr="00081DAD" w:rsidDel="00BE3426">
          <w:rPr>
            <w:spacing w:val="-20"/>
          </w:rPr>
          <w:delText xml:space="preserve">  &lt;lxi:Extension&gt;</w:delText>
        </w:r>
      </w:del>
    </w:p>
    <w:p w14:paraId="2C83D9BD" w14:textId="28844B29" w:rsidR="002F3C72" w:rsidRPr="00081DAD" w:rsidDel="00BE3426" w:rsidRDefault="002F3C72" w:rsidP="002F3C72">
      <w:pPr>
        <w:pStyle w:val="LXICode2"/>
        <w:rPr>
          <w:del w:id="643" w:author="John Ryland" w:date="2023-02-12T17:13:00Z"/>
          <w:spacing w:val="-20"/>
        </w:rPr>
      </w:pPr>
      <w:del w:id="644" w:author="John Ryland" w:date="2023-02-12T17:13:00Z">
        <w:r w:rsidRPr="00081DAD" w:rsidDel="00BE3426">
          <w:rPr>
            <w:spacing w:val="-20"/>
          </w:rPr>
          <w:delText xml:space="preserve">  &lt;MySampleDeviceExtension&gt;</w:delText>
        </w:r>
        <w:r w:rsidRPr="00081DAD" w:rsidDel="00BE3426">
          <w:rPr>
            <w:spacing w:val="-20"/>
          </w:rPr>
          <w:tab/>
        </w:r>
      </w:del>
    </w:p>
    <w:p w14:paraId="3CAD5D64" w14:textId="310A1D9A" w:rsidR="002F3C72" w:rsidRPr="00081DAD" w:rsidDel="00BE3426" w:rsidRDefault="002F3C72" w:rsidP="002F3C72">
      <w:pPr>
        <w:pStyle w:val="LXICode2"/>
        <w:rPr>
          <w:del w:id="645" w:author="John Ryland" w:date="2023-02-12T17:13:00Z"/>
          <w:spacing w:val="-20"/>
        </w:rPr>
      </w:pPr>
      <w:del w:id="646" w:author="John Ryland" w:date="2023-02-12T17:13:00Z">
        <w:r w:rsidRPr="00081DAD" w:rsidDel="00BE3426">
          <w:rPr>
            <w:spacing w:val="-20"/>
          </w:rPr>
          <w:delText xml:space="preserve">   Arbitrary Vendor Extension Data can go here.</w:delText>
        </w:r>
      </w:del>
    </w:p>
    <w:p w14:paraId="1AF21E19" w14:textId="66895CA8" w:rsidR="002F3C72" w:rsidRPr="00081DAD" w:rsidDel="00BE3426" w:rsidRDefault="002F3C72" w:rsidP="002F3C72">
      <w:pPr>
        <w:pStyle w:val="LXICode2"/>
        <w:rPr>
          <w:del w:id="647" w:author="John Ryland" w:date="2023-02-12T17:13:00Z"/>
          <w:spacing w:val="-20"/>
        </w:rPr>
      </w:pPr>
      <w:del w:id="648" w:author="John Ryland" w:date="2023-02-12T17:13:00Z">
        <w:r w:rsidRPr="00081DAD" w:rsidDel="00BE3426">
          <w:rPr>
            <w:spacing w:val="-20"/>
          </w:rPr>
          <w:delText xml:space="preserve">  &lt;/MySampleDeviceExtension&gt;</w:delText>
        </w:r>
      </w:del>
    </w:p>
    <w:p w14:paraId="32761620" w14:textId="2F117F5F" w:rsidR="002F3C72" w:rsidRPr="00081DAD" w:rsidDel="00BE3426" w:rsidRDefault="002F3C72" w:rsidP="002F3C72">
      <w:pPr>
        <w:pStyle w:val="LXICode2"/>
        <w:rPr>
          <w:del w:id="649" w:author="John Ryland" w:date="2023-02-12T17:13:00Z"/>
          <w:spacing w:val="-20"/>
        </w:rPr>
      </w:pPr>
      <w:del w:id="650" w:author="John Ryland" w:date="2023-02-12T17:13:00Z">
        <w:r w:rsidRPr="00081DAD" w:rsidDel="00BE3426">
          <w:rPr>
            <w:spacing w:val="-20"/>
          </w:rPr>
          <w:delText xml:space="preserve">  &lt;/lxi:Extension&gt;</w:delText>
        </w:r>
      </w:del>
    </w:p>
    <w:p w14:paraId="54D1C036" w14:textId="15DDEF99" w:rsidR="002F3C72" w:rsidRPr="00081DAD" w:rsidDel="00BE3426" w:rsidRDefault="002F3C72" w:rsidP="002F3C72">
      <w:pPr>
        <w:pStyle w:val="LXICode2"/>
        <w:rPr>
          <w:del w:id="651" w:author="John Ryland" w:date="2023-02-12T17:13:00Z"/>
          <w:spacing w:val="-20"/>
        </w:rPr>
      </w:pPr>
      <w:del w:id="652" w:author="John Ryland" w:date="2023-02-12T17:13:00Z">
        <w:r w:rsidRPr="00081DAD" w:rsidDel="00BE3426">
          <w:rPr>
            <w:spacing w:val="-20"/>
          </w:rPr>
          <w:delText xml:space="preserve">  &lt;LogicalAddress&gt;0&lt;/LogicalAddress&gt;</w:delText>
        </w:r>
      </w:del>
    </w:p>
    <w:p w14:paraId="6612AE62" w14:textId="1AC78504" w:rsidR="002F3C72" w:rsidRPr="00081DAD" w:rsidDel="00BE3426" w:rsidRDefault="002F3C72" w:rsidP="002F3C72">
      <w:pPr>
        <w:pStyle w:val="LXICode2"/>
        <w:rPr>
          <w:del w:id="653" w:author="John Ryland" w:date="2023-02-12T17:13:00Z"/>
          <w:spacing w:val="-20"/>
        </w:rPr>
      </w:pPr>
      <w:del w:id="654" w:author="John Ryland" w:date="2023-02-12T17:13:00Z">
        <w:r w:rsidRPr="00081DAD" w:rsidDel="00BE3426">
          <w:rPr>
            <w:spacing w:val="-20"/>
          </w:rPr>
          <w:delText>&lt;/MyDevice&gt;</w:delText>
        </w:r>
      </w:del>
    </w:p>
    <w:p w14:paraId="568C698B" w14:textId="4623113E" w:rsidR="002F3C72" w:rsidRDefault="002F3C72" w:rsidP="002F3C72">
      <w:pPr>
        <w:rPr>
          <w:ins w:id="655" w:author="John Ryland" w:date="2023-02-12T17:13:00Z"/>
          <w:color w:val="000000"/>
        </w:rPr>
      </w:pPr>
    </w:p>
    <w:p w14:paraId="69FD8F3D" w14:textId="77777777" w:rsidR="00AB0762" w:rsidRDefault="00AB0762" w:rsidP="00AB0762">
      <w:pPr>
        <w:autoSpaceDE w:val="0"/>
        <w:autoSpaceDN w:val="0"/>
        <w:adjustRightInd w:val="0"/>
        <w:rPr>
          <w:ins w:id="656" w:author="John Ryland" w:date="2023-02-12T17:13:00Z"/>
          <w:rFonts w:ascii="Consolas" w:hAnsi="Consolas" w:cs="Consolas"/>
          <w:color w:val="000000"/>
          <w:sz w:val="19"/>
          <w:szCs w:val="19"/>
        </w:rPr>
      </w:pPr>
      <w:ins w:id="657" w:author="John Ryland" w:date="2023-02-12T17:13:00Z">
        <w:r>
          <w:rPr>
            <w:rFonts w:ascii="Consolas" w:hAnsi="Consolas" w:cs="Consolas"/>
            <w:color w:val="0000FF"/>
            <w:sz w:val="19"/>
            <w:szCs w:val="19"/>
          </w:rPr>
          <w:t>&lt;?</w:t>
        </w:r>
        <w:r>
          <w:rPr>
            <w:rFonts w:ascii="Consolas" w:hAnsi="Consolas" w:cs="Consolas"/>
            <w:color w:val="A31515"/>
            <w:sz w:val="19"/>
            <w:szCs w:val="19"/>
          </w:rPr>
          <w:t>xml</w:t>
        </w:r>
        <w:r>
          <w:rPr>
            <w:rFonts w:ascii="Consolas" w:hAnsi="Consolas" w:cs="Consolas"/>
            <w:color w:val="0000FF"/>
            <w:sz w:val="19"/>
            <w:szCs w:val="19"/>
          </w:rPr>
          <w:t xml:space="preserve"> </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encoding</w:t>
        </w:r>
        <w:proofErr w:type="gramStart"/>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UTF</w:t>
        </w:r>
        <w:proofErr w:type="gramEnd"/>
        <w:r>
          <w:rPr>
            <w:rFonts w:ascii="Consolas" w:hAnsi="Consolas" w:cs="Consolas"/>
            <w:color w:val="0000FF"/>
            <w:sz w:val="19"/>
            <w:szCs w:val="19"/>
          </w:rPr>
          <w:t>-8</w:t>
        </w:r>
        <w:r>
          <w:rPr>
            <w:rFonts w:ascii="Consolas" w:hAnsi="Consolas" w:cs="Consolas"/>
            <w:color w:val="000000"/>
            <w:sz w:val="19"/>
            <w:szCs w:val="19"/>
          </w:rPr>
          <w:t>”</w:t>
        </w:r>
        <w:r>
          <w:rPr>
            <w:rFonts w:ascii="Consolas" w:hAnsi="Consolas" w:cs="Consolas"/>
            <w:color w:val="0000FF"/>
            <w:sz w:val="19"/>
            <w:szCs w:val="19"/>
          </w:rPr>
          <w:t>?&gt;</w:t>
        </w:r>
      </w:ins>
    </w:p>
    <w:p w14:paraId="3F6D103F" w14:textId="77777777" w:rsidR="00AB0762" w:rsidRDefault="00AB0762" w:rsidP="00AB0762">
      <w:pPr>
        <w:autoSpaceDE w:val="0"/>
        <w:autoSpaceDN w:val="0"/>
        <w:adjustRightInd w:val="0"/>
        <w:rPr>
          <w:ins w:id="658" w:author="John Ryland" w:date="2023-02-12T17:13:00Z"/>
          <w:rFonts w:ascii="Consolas" w:hAnsi="Consolas" w:cs="Consolas"/>
          <w:color w:val="000000"/>
          <w:sz w:val="19"/>
          <w:szCs w:val="19"/>
        </w:rPr>
      </w:pPr>
      <w:ins w:id="659" w:author="John Ryland" w:date="2023-02-12T17:13:00Z">
        <w:r>
          <w:rPr>
            <w:rFonts w:ascii="Consolas" w:hAnsi="Consolas" w:cs="Consolas"/>
            <w:color w:val="0000FF"/>
            <w:sz w:val="19"/>
            <w:szCs w:val="19"/>
          </w:rPr>
          <w:t>&lt;</w:t>
        </w:r>
        <w:proofErr w:type="spellStart"/>
        <w:r>
          <w:rPr>
            <w:rFonts w:ascii="Consolas" w:hAnsi="Consolas" w:cs="Consolas"/>
            <w:color w:val="A31515"/>
            <w:sz w:val="19"/>
            <w:szCs w:val="19"/>
          </w:rPr>
          <w:t>MyDevice</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xmlns</w:t>
        </w:r>
        <w:proofErr w:type="spellEnd"/>
        <w:proofErr w:type="gramStart"/>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http://www.mycompany.com/</w:t>
        </w:r>
        <w:proofErr w:type="spellStart"/>
        <w:r>
          <w:rPr>
            <w:rFonts w:ascii="Consolas" w:hAnsi="Consolas" w:cs="Consolas"/>
            <w:color w:val="0000FF"/>
            <w:sz w:val="19"/>
            <w:szCs w:val="19"/>
          </w:rPr>
          <w:t>MyIdentification</w:t>
        </w:r>
        <w:proofErr w:type="spellEnd"/>
        <w:r>
          <w:rPr>
            <w:rFonts w:ascii="Consolas" w:hAnsi="Consolas" w:cs="Consolas"/>
            <w:color w:val="0000FF"/>
            <w:sz w:val="19"/>
            <w:szCs w:val="19"/>
          </w:rPr>
          <w:t>/1.0</w:t>
        </w:r>
        <w:proofErr w:type="gramEnd"/>
        <w:r>
          <w:rPr>
            <w:rFonts w:ascii="Consolas" w:hAnsi="Consolas" w:cs="Consolas"/>
            <w:color w:val="000000"/>
            <w:sz w:val="19"/>
            <w:szCs w:val="19"/>
          </w:rPr>
          <w:t>”</w:t>
        </w:r>
      </w:ins>
    </w:p>
    <w:p w14:paraId="561508BE" w14:textId="77777777" w:rsidR="00AB0762" w:rsidRDefault="00AB0762" w:rsidP="00AB0762">
      <w:pPr>
        <w:autoSpaceDE w:val="0"/>
        <w:autoSpaceDN w:val="0"/>
        <w:adjustRightInd w:val="0"/>
        <w:rPr>
          <w:ins w:id="660" w:author="John Ryland" w:date="2023-02-12T17:13:00Z"/>
          <w:rFonts w:ascii="Consolas" w:hAnsi="Consolas" w:cs="Consolas"/>
          <w:color w:val="000000"/>
          <w:sz w:val="19"/>
          <w:szCs w:val="19"/>
        </w:rPr>
      </w:pPr>
      <w:ins w:id="661" w:author="John Ryland" w:date="2023-02-12T17:13:00Z">
        <w:r>
          <w:rPr>
            <w:rFonts w:ascii="Consolas" w:hAnsi="Consolas" w:cs="Consolas"/>
            <w:color w:val="0000FF"/>
            <w:sz w:val="19"/>
            <w:szCs w:val="19"/>
          </w:rPr>
          <w:t xml:space="preserve">           </w:t>
        </w:r>
        <w:proofErr w:type="gramStart"/>
        <w:r>
          <w:rPr>
            <w:rFonts w:ascii="Consolas" w:hAnsi="Consolas" w:cs="Consolas"/>
            <w:color w:val="FF0000"/>
            <w:sz w:val="19"/>
            <w:szCs w:val="19"/>
          </w:rPr>
          <w:t>xmlns:lxi</w:t>
        </w:r>
        <w:proofErr w:type="gram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http://www.lxistandard.org/InstrumentIdentification/1.0</w:t>
        </w:r>
        <w:r>
          <w:rPr>
            <w:rFonts w:ascii="Consolas" w:hAnsi="Consolas" w:cs="Consolas"/>
            <w:color w:val="000000"/>
            <w:sz w:val="19"/>
            <w:szCs w:val="19"/>
          </w:rPr>
          <w:t>”</w:t>
        </w:r>
      </w:ins>
    </w:p>
    <w:p w14:paraId="7FFD4247" w14:textId="77777777" w:rsidR="00AB0762" w:rsidRDefault="00AB0762" w:rsidP="00AB0762">
      <w:pPr>
        <w:autoSpaceDE w:val="0"/>
        <w:autoSpaceDN w:val="0"/>
        <w:adjustRightInd w:val="0"/>
        <w:rPr>
          <w:ins w:id="662" w:author="John Ryland" w:date="2023-02-12T17:13:00Z"/>
          <w:rFonts w:ascii="Consolas" w:hAnsi="Consolas" w:cs="Consolas"/>
          <w:color w:val="000000"/>
          <w:sz w:val="19"/>
          <w:szCs w:val="19"/>
        </w:rPr>
      </w:pPr>
      <w:ins w:id="663" w:author="John Ryland" w:date="2023-02-12T17:13:00Z">
        <w:r>
          <w:rPr>
            <w:rFonts w:ascii="Consolas" w:hAnsi="Consolas" w:cs="Consolas"/>
            <w:color w:val="0000FF"/>
            <w:sz w:val="19"/>
            <w:szCs w:val="19"/>
          </w:rPr>
          <w:t xml:space="preserve">           </w:t>
        </w:r>
        <w:proofErr w:type="spellStart"/>
        <w:proofErr w:type="gramStart"/>
        <w:r>
          <w:rPr>
            <w:rFonts w:ascii="Consolas" w:hAnsi="Consolas" w:cs="Consolas"/>
            <w:color w:val="FF0000"/>
            <w:sz w:val="19"/>
            <w:szCs w:val="19"/>
          </w:rPr>
          <w:t>xmlns:xsi</w:t>
        </w:r>
        <w:proofErr w:type="spellEnd"/>
        <w:proofErr w:type="gram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http://www.w3.org/2001/</w:t>
        </w:r>
        <w:proofErr w:type="spellStart"/>
        <w:r>
          <w:rPr>
            <w:rFonts w:ascii="Consolas" w:hAnsi="Consolas" w:cs="Consolas"/>
            <w:color w:val="0000FF"/>
            <w:sz w:val="19"/>
            <w:szCs w:val="19"/>
          </w:rPr>
          <w:t>XMLSchema</w:t>
        </w:r>
        <w:proofErr w:type="spellEnd"/>
        <w:r>
          <w:rPr>
            <w:rFonts w:ascii="Consolas" w:hAnsi="Consolas" w:cs="Consolas"/>
            <w:color w:val="0000FF"/>
            <w:sz w:val="19"/>
            <w:szCs w:val="19"/>
          </w:rPr>
          <w:t>-instance</w:t>
        </w:r>
        <w:r>
          <w:rPr>
            <w:rFonts w:ascii="Consolas" w:hAnsi="Consolas" w:cs="Consolas"/>
            <w:color w:val="000000"/>
            <w:sz w:val="19"/>
            <w:szCs w:val="19"/>
          </w:rPr>
          <w:t>”</w:t>
        </w:r>
      </w:ins>
    </w:p>
    <w:p w14:paraId="31E49528" w14:textId="77777777" w:rsidR="00AB0762" w:rsidRDefault="00AB0762" w:rsidP="00AB0762">
      <w:pPr>
        <w:autoSpaceDE w:val="0"/>
        <w:autoSpaceDN w:val="0"/>
        <w:adjustRightInd w:val="0"/>
        <w:rPr>
          <w:ins w:id="664" w:author="John Ryland" w:date="2023-02-12T17:13:00Z"/>
          <w:rFonts w:ascii="Consolas" w:hAnsi="Consolas" w:cs="Consolas"/>
          <w:color w:val="000000"/>
          <w:sz w:val="19"/>
          <w:szCs w:val="19"/>
        </w:rPr>
      </w:pPr>
      <w:ins w:id="665" w:author="John Ryland" w:date="2023-02-12T17:13:00Z">
        <w:r>
          <w:rPr>
            <w:rFonts w:ascii="Consolas" w:hAnsi="Consolas" w:cs="Consolas"/>
            <w:color w:val="0000FF"/>
            <w:sz w:val="19"/>
            <w:szCs w:val="19"/>
          </w:rPr>
          <w:t xml:space="preserve">          </w:t>
        </w:r>
        <w:proofErr w:type="gramStart"/>
        <w:r>
          <w:rPr>
            <w:rFonts w:ascii="Consolas" w:hAnsi="Consolas" w:cs="Consolas"/>
            <w:color w:val="FF0000"/>
            <w:sz w:val="19"/>
            <w:szCs w:val="19"/>
          </w:rPr>
          <w:t>xsi:schemaLocation</w:t>
        </w:r>
        <w:proofErr w:type="gramEnd"/>
        <w:r>
          <w:rPr>
            <w:rFonts w:ascii="Consolas" w:hAnsi="Consolas" w:cs="Consolas"/>
            <w:color w:val="0000FF"/>
            <w:sz w:val="19"/>
            <w:szCs w:val="19"/>
          </w:rPr>
          <w:t>=</w:t>
        </w:r>
        <w:r>
          <w:rPr>
            <w:rFonts w:ascii="Consolas" w:hAnsi="Consolas" w:cs="Consolas"/>
            <w:color w:val="000000"/>
            <w:sz w:val="19"/>
            <w:szCs w:val="19"/>
          </w:rPr>
          <w:t xml:space="preserve">”http://www.lxistandard.org/InstrumentIdentification/1.0           </w:t>
        </w:r>
      </w:ins>
    </w:p>
    <w:p w14:paraId="293AE0A5" w14:textId="77777777" w:rsidR="00AB0762" w:rsidRDefault="00AB0762" w:rsidP="00AB0762">
      <w:pPr>
        <w:autoSpaceDE w:val="0"/>
        <w:autoSpaceDN w:val="0"/>
        <w:adjustRightInd w:val="0"/>
        <w:rPr>
          <w:ins w:id="666" w:author="John Ryland" w:date="2023-02-12T17:13:00Z"/>
          <w:rFonts w:ascii="Consolas" w:hAnsi="Consolas" w:cs="Consolas"/>
          <w:color w:val="000000"/>
          <w:sz w:val="19"/>
          <w:szCs w:val="19"/>
        </w:rPr>
      </w:pPr>
      <w:ins w:id="667" w:author="John Ryland" w:date="2023-02-12T17:13:00Z">
        <w:r>
          <w:rPr>
            <w:rFonts w:ascii="Consolas" w:hAnsi="Consolas" w:cs="Consolas"/>
            <w:color w:val="000000"/>
            <w:sz w:val="19"/>
            <w:szCs w:val="19"/>
          </w:rPr>
          <w:t xml:space="preserve">                    http://sampledevice.local/static/LXIIdentification.xsd</w:t>
        </w:r>
      </w:ins>
    </w:p>
    <w:p w14:paraId="52C8EDDC" w14:textId="77777777" w:rsidR="00AB0762" w:rsidRDefault="00AB0762" w:rsidP="00AB0762">
      <w:pPr>
        <w:autoSpaceDE w:val="0"/>
        <w:autoSpaceDN w:val="0"/>
        <w:adjustRightInd w:val="0"/>
        <w:rPr>
          <w:ins w:id="668" w:author="John Ryland" w:date="2023-02-12T17:13:00Z"/>
          <w:rFonts w:ascii="Consolas" w:hAnsi="Consolas" w:cs="Consolas"/>
          <w:color w:val="000000"/>
          <w:sz w:val="19"/>
          <w:szCs w:val="19"/>
        </w:rPr>
      </w:pPr>
      <w:ins w:id="669" w:author="John Ryland" w:date="2023-02-12T17:13:00Z">
        <w:r>
          <w:rPr>
            <w:rFonts w:ascii="Consolas" w:hAnsi="Consolas" w:cs="Consolas"/>
            <w:color w:val="000000"/>
            <w:sz w:val="19"/>
            <w:szCs w:val="19"/>
          </w:rPr>
          <w:t xml:space="preserve">                    http://www.mycompany.com/MyIdentification/1.0    </w:t>
        </w:r>
      </w:ins>
    </w:p>
    <w:p w14:paraId="0159FB8D" w14:textId="77777777" w:rsidR="00AB0762" w:rsidRDefault="00AB0762" w:rsidP="00AB0762">
      <w:pPr>
        <w:autoSpaceDE w:val="0"/>
        <w:autoSpaceDN w:val="0"/>
        <w:adjustRightInd w:val="0"/>
        <w:rPr>
          <w:ins w:id="670" w:author="John Ryland" w:date="2023-02-12T17:13:00Z"/>
          <w:rFonts w:ascii="Consolas" w:hAnsi="Consolas" w:cs="Consolas"/>
          <w:color w:val="000000"/>
          <w:sz w:val="19"/>
          <w:szCs w:val="19"/>
        </w:rPr>
      </w:pPr>
      <w:ins w:id="671" w:author="John Ryland" w:date="2023-02-12T17:13:00Z">
        <w:r>
          <w:rPr>
            <w:rFonts w:ascii="Consolas" w:hAnsi="Consolas" w:cs="Consolas"/>
            <w:color w:val="0000FF"/>
            <w:sz w:val="19"/>
            <w:szCs w:val="19"/>
          </w:rPr>
          <w:t xml:space="preserve">                    http://sampledevice.local/static/MyIdentification.xsd</w:t>
        </w:r>
        <w:r>
          <w:rPr>
            <w:rFonts w:ascii="Consolas" w:hAnsi="Consolas" w:cs="Consolas"/>
            <w:color w:val="000000"/>
            <w:sz w:val="19"/>
            <w:szCs w:val="19"/>
          </w:rPr>
          <w:t>”</w:t>
        </w:r>
        <w:r>
          <w:rPr>
            <w:rFonts w:ascii="Consolas" w:hAnsi="Consolas" w:cs="Consolas"/>
            <w:color w:val="0000FF"/>
            <w:sz w:val="19"/>
            <w:szCs w:val="19"/>
          </w:rPr>
          <w:t xml:space="preserve"> &gt;</w:t>
        </w:r>
      </w:ins>
    </w:p>
    <w:p w14:paraId="7413EF8A" w14:textId="77777777" w:rsidR="00AB0762" w:rsidRDefault="00AB0762" w:rsidP="00AB0762">
      <w:pPr>
        <w:autoSpaceDE w:val="0"/>
        <w:autoSpaceDN w:val="0"/>
        <w:adjustRightInd w:val="0"/>
        <w:rPr>
          <w:ins w:id="672" w:author="John Ryland" w:date="2023-02-12T17:13:00Z"/>
          <w:rFonts w:ascii="Consolas" w:hAnsi="Consolas" w:cs="Consolas"/>
          <w:color w:val="000000"/>
          <w:sz w:val="19"/>
          <w:szCs w:val="19"/>
        </w:rPr>
      </w:pPr>
      <w:ins w:id="673" w:author="John Ryland" w:date="2023-02-12T17:13:00Z">
        <w:r>
          <w:rPr>
            <w:rFonts w:ascii="Consolas" w:hAnsi="Consolas" w:cs="Consolas"/>
            <w:color w:val="0000FF"/>
            <w:sz w:val="19"/>
            <w:szCs w:val="19"/>
          </w:rPr>
          <w:tab/>
          <w:t>&lt;</w:t>
        </w:r>
        <w:proofErr w:type="spellStart"/>
        <w:proofErr w:type="gramStart"/>
        <w:r>
          <w:rPr>
            <w:rFonts w:ascii="Consolas" w:hAnsi="Consolas" w:cs="Consolas"/>
            <w:color w:val="A31515"/>
            <w:sz w:val="19"/>
            <w:szCs w:val="19"/>
          </w:rPr>
          <w:t>lxi:Manufacturer</w:t>
        </w:r>
        <w:proofErr w:type="spellEnd"/>
        <w:proofErr w:type="gramEnd"/>
        <w:r>
          <w:rPr>
            <w:rFonts w:ascii="Consolas" w:hAnsi="Consolas" w:cs="Consolas"/>
            <w:color w:val="0000FF"/>
            <w:sz w:val="19"/>
            <w:szCs w:val="19"/>
          </w:rPr>
          <w:t>&gt;</w:t>
        </w:r>
        <w:r>
          <w:rPr>
            <w:rFonts w:ascii="Consolas" w:hAnsi="Consolas" w:cs="Consolas"/>
            <w:color w:val="000000"/>
            <w:sz w:val="19"/>
            <w:szCs w:val="19"/>
          </w:rPr>
          <w:t>My Company, Inc.</w:t>
        </w:r>
        <w:r>
          <w:rPr>
            <w:rFonts w:ascii="Consolas" w:hAnsi="Consolas" w:cs="Consolas"/>
            <w:color w:val="0000FF"/>
            <w:sz w:val="19"/>
            <w:szCs w:val="19"/>
          </w:rPr>
          <w:t>&lt;/</w:t>
        </w:r>
        <w:proofErr w:type="spellStart"/>
        <w:r>
          <w:rPr>
            <w:rFonts w:ascii="Consolas" w:hAnsi="Consolas" w:cs="Consolas"/>
            <w:color w:val="A31515"/>
            <w:sz w:val="19"/>
            <w:szCs w:val="19"/>
          </w:rPr>
          <w:t>lxi:Manufacturer</w:t>
        </w:r>
        <w:proofErr w:type="spellEnd"/>
        <w:r>
          <w:rPr>
            <w:rFonts w:ascii="Consolas" w:hAnsi="Consolas" w:cs="Consolas"/>
            <w:color w:val="0000FF"/>
            <w:sz w:val="19"/>
            <w:szCs w:val="19"/>
          </w:rPr>
          <w:t>&gt;</w:t>
        </w:r>
      </w:ins>
    </w:p>
    <w:p w14:paraId="3BD97E7D" w14:textId="77777777" w:rsidR="00AB0762" w:rsidRDefault="00AB0762" w:rsidP="00AB0762">
      <w:pPr>
        <w:autoSpaceDE w:val="0"/>
        <w:autoSpaceDN w:val="0"/>
        <w:adjustRightInd w:val="0"/>
        <w:rPr>
          <w:ins w:id="674" w:author="John Ryland" w:date="2023-02-12T17:13:00Z"/>
          <w:rFonts w:ascii="Consolas" w:hAnsi="Consolas" w:cs="Consolas"/>
          <w:color w:val="000000"/>
          <w:sz w:val="19"/>
          <w:szCs w:val="19"/>
        </w:rPr>
      </w:pPr>
      <w:ins w:id="675" w:author="John Ryland" w:date="2023-02-12T17:13:00Z">
        <w:r>
          <w:rPr>
            <w:rFonts w:ascii="Consolas" w:hAnsi="Consolas" w:cs="Consolas"/>
            <w:color w:val="0000FF"/>
            <w:sz w:val="19"/>
            <w:szCs w:val="19"/>
          </w:rPr>
          <w:tab/>
          <w:t>&lt;</w:t>
        </w:r>
        <w:proofErr w:type="spellStart"/>
        <w:proofErr w:type="gramStart"/>
        <w:r>
          <w:rPr>
            <w:rFonts w:ascii="Consolas" w:hAnsi="Consolas" w:cs="Consolas"/>
            <w:color w:val="A31515"/>
            <w:sz w:val="19"/>
            <w:szCs w:val="19"/>
          </w:rPr>
          <w:t>lxi:Model</w:t>
        </w:r>
        <w:proofErr w:type="spellEnd"/>
        <w:proofErr w:type="gramEnd"/>
        <w:r>
          <w:rPr>
            <w:rFonts w:ascii="Consolas" w:hAnsi="Consolas" w:cs="Consolas"/>
            <w:color w:val="0000FF"/>
            <w:sz w:val="19"/>
            <w:szCs w:val="19"/>
          </w:rPr>
          <w:t>&gt;</w:t>
        </w:r>
        <w:r>
          <w:rPr>
            <w:rFonts w:ascii="Consolas" w:hAnsi="Consolas" w:cs="Consolas"/>
            <w:color w:val="000000"/>
            <w:sz w:val="19"/>
            <w:szCs w:val="19"/>
          </w:rPr>
          <w:t>1234</w:t>
        </w:r>
        <w:r>
          <w:rPr>
            <w:rFonts w:ascii="Consolas" w:hAnsi="Consolas" w:cs="Consolas"/>
            <w:color w:val="0000FF"/>
            <w:sz w:val="19"/>
            <w:szCs w:val="19"/>
          </w:rPr>
          <w:t>&lt;/</w:t>
        </w:r>
        <w:proofErr w:type="spellStart"/>
        <w:r>
          <w:rPr>
            <w:rFonts w:ascii="Consolas" w:hAnsi="Consolas" w:cs="Consolas"/>
            <w:color w:val="A31515"/>
            <w:sz w:val="19"/>
            <w:szCs w:val="19"/>
          </w:rPr>
          <w:t>lxi:Model</w:t>
        </w:r>
        <w:proofErr w:type="spellEnd"/>
        <w:r>
          <w:rPr>
            <w:rFonts w:ascii="Consolas" w:hAnsi="Consolas" w:cs="Consolas"/>
            <w:color w:val="0000FF"/>
            <w:sz w:val="19"/>
            <w:szCs w:val="19"/>
          </w:rPr>
          <w:t>&gt;</w:t>
        </w:r>
      </w:ins>
    </w:p>
    <w:p w14:paraId="21D66272" w14:textId="77777777" w:rsidR="00AB0762" w:rsidRDefault="00AB0762" w:rsidP="00AB0762">
      <w:pPr>
        <w:autoSpaceDE w:val="0"/>
        <w:autoSpaceDN w:val="0"/>
        <w:adjustRightInd w:val="0"/>
        <w:rPr>
          <w:ins w:id="676" w:author="John Ryland" w:date="2023-02-12T17:13:00Z"/>
          <w:rFonts w:ascii="Consolas" w:hAnsi="Consolas" w:cs="Consolas"/>
          <w:color w:val="000000"/>
          <w:sz w:val="19"/>
          <w:szCs w:val="19"/>
        </w:rPr>
      </w:pPr>
      <w:ins w:id="677" w:author="John Ryland" w:date="2023-02-12T17:13:00Z">
        <w:r>
          <w:rPr>
            <w:rFonts w:ascii="Consolas" w:hAnsi="Consolas" w:cs="Consolas"/>
            <w:color w:val="0000FF"/>
            <w:sz w:val="19"/>
            <w:szCs w:val="19"/>
          </w:rPr>
          <w:tab/>
          <w:t>&lt;</w:t>
        </w:r>
        <w:proofErr w:type="spellStart"/>
        <w:proofErr w:type="gramStart"/>
        <w:r>
          <w:rPr>
            <w:rFonts w:ascii="Consolas" w:hAnsi="Consolas" w:cs="Consolas"/>
            <w:color w:val="A31515"/>
            <w:sz w:val="19"/>
            <w:szCs w:val="19"/>
          </w:rPr>
          <w:t>lxi:SerialNumber</w:t>
        </w:r>
        <w:proofErr w:type="spellEnd"/>
        <w:proofErr w:type="gramEnd"/>
        <w:r>
          <w:rPr>
            <w:rFonts w:ascii="Consolas" w:hAnsi="Consolas" w:cs="Consolas"/>
            <w:color w:val="0000FF"/>
            <w:sz w:val="19"/>
            <w:szCs w:val="19"/>
          </w:rPr>
          <w:t>&gt;</w:t>
        </w:r>
        <w:r>
          <w:rPr>
            <w:rFonts w:ascii="Consolas" w:hAnsi="Consolas" w:cs="Consolas"/>
            <w:color w:val="000000"/>
            <w:sz w:val="19"/>
            <w:szCs w:val="19"/>
          </w:rPr>
          <w:t>123</w:t>
        </w:r>
        <w:r>
          <w:rPr>
            <w:rFonts w:ascii="Consolas" w:hAnsi="Consolas" w:cs="Consolas"/>
            <w:color w:val="0000FF"/>
            <w:sz w:val="19"/>
            <w:szCs w:val="19"/>
          </w:rPr>
          <w:t>&lt;/</w:t>
        </w:r>
        <w:proofErr w:type="spellStart"/>
        <w:r>
          <w:rPr>
            <w:rFonts w:ascii="Consolas" w:hAnsi="Consolas" w:cs="Consolas"/>
            <w:color w:val="A31515"/>
            <w:sz w:val="19"/>
            <w:szCs w:val="19"/>
          </w:rPr>
          <w:t>lxi:SerialNumber</w:t>
        </w:r>
        <w:proofErr w:type="spellEnd"/>
        <w:r>
          <w:rPr>
            <w:rFonts w:ascii="Consolas" w:hAnsi="Consolas" w:cs="Consolas"/>
            <w:color w:val="0000FF"/>
            <w:sz w:val="19"/>
            <w:szCs w:val="19"/>
          </w:rPr>
          <w:t>&gt;</w:t>
        </w:r>
      </w:ins>
    </w:p>
    <w:p w14:paraId="388B6B82" w14:textId="77777777" w:rsidR="00AB0762" w:rsidRDefault="00AB0762" w:rsidP="00AB0762">
      <w:pPr>
        <w:autoSpaceDE w:val="0"/>
        <w:autoSpaceDN w:val="0"/>
        <w:adjustRightInd w:val="0"/>
        <w:rPr>
          <w:ins w:id="678" w:author="John Ryland" w:date="2023-02-12T17:13:00Z"/>
          <w:rFonts w:ascii="Consolas" w:hAnsi="Consolas" w:cs="Consolas"/>
          <w:color w:val="000000"/>
          <w:sz w:val="19"/>
          <w:szCs w:val="19"/>
        </w:rPr>
      </w:pPr>
      <w:ins w:id="679" w:author="John Ryland" w:date="2023-02-12T17:13:00Z">
        <w:r>
          <w:rPr>
            <w:rFonts w:ascii="Consolas" w:hAnsi="Consolas" w:cs="Consolas"/>
            <w:color w:val="0000FF"/>
            <w:sz w:val="19"/>
            <w:szCs w:val="19"/>
          </w:rPr>
          <w:tab/>
          <w:t>&lt;</w:t>
        </w:r>
        <w:proofErr w:type="spellStart"/>
        <w:proofErr w:type="gramStart"/>
        <w:r>
          <w:rPr>
            <w:rFonts w:ascii="Consolas" w:hAnsi="Consolas" w:cs="Consolas"/>
            <w:color w:val="A31515"/>
            <w:sz w:val="19"/>
            <w:szCs w:val="19"/>
          </w:rPr>
          <w:t>lxi:FirmwareRevision</w:t>
        </w:r>
        <w:proofErr w:type="spellEnd"/>
        <w:proofErr w:type="gramEnd"/>
        <w:r>
          <w:rPr>
            <w:rFonts w:ascii="Consolas" w:hAnsi="Consolas" w:cs="Consolas"/>
            <w:color w:val="0000FF"/>
            <w:sz w:val="19"/>
            <w:szCs w:val="19"/>
          </w:rPr>
          <w:t>&gt;</w:t>
        </w:r>
        <w:r>
          <w:rPr>
            <w:rFonts w:ascii="Consolas" w:hAnsi="Consolas" w:cs="Consolas"/>
            <w:color w:val="000000"/>
            <w:sz w:val="19"/>
            <w:szCs w:val="19"/>
          </w:rPr>
          <w:t>1.2.3a</w:t>
        </w:r>
        <w:r>
          <w:rPr>
            <w:rFonts w:ascii="Consolas" w:hAnsi="Consolas" w:cs="Consolas"/>
            <w:color w:val="0000FF"/>
            <w:sz w:val="19"/>
            <w:szCs w:val="19"/>
          </w:rPr>
          <w:t>&lt;/</w:t>
        </w:r>
        <w:proofErr w:type="spellStart"/>
        <w:r>
          <w:rPr>
            <w:rFonts w:ascii="Consolas" w:hAnsi="Consolas" w:cs="Consolas"/>
            <w:color w:val="A31515"/>
            <w:sz w:val="19"/>
            <w:szCs w:val="19"/>
          </w:rPr>
          <w:t>lxi:FirmwareRevision</w:t>
        </w:r>
        <w:proofErr w:type="spellEnd"/>
        <w:r>
          <w:rPr>
            <w:rFonts w:ascii="Consolas" w:hAnsi="Consolas" w:cs="Consolas"/>
            <w:color w:val="0000FF"/>
            <w:sz w:val="19"/>
            <w:szCs w:val="19"/>
          </w:rPr>
          <w:t>&gt;</w:t>
        </w:r>
      </w:ins>
    </w:p>
    <w:p w14:paraId="57A827A0" w14:textId="77777777" w:rsidR="00AB0762" w:rsidRDefault="00AB0762" w:rsidP="00AB0762">
      <w:pPr>
        <w:autoSpaceDE w:val="0"/>
        <w:autoSpaceDN w:val="0"/>
        <w:adjustRightInd w:val="0"/>
        <w:rPr>
          <w:ins w:id="680" w:author="John Ryland" w:date="2023-02-12T17:13:00Z"/>
          <w:rFonts w:ascii="Consolas" w:hAnsi="Consolas" w:cs="Consolas"/>
          <w:color w:val="000000"/>
          <w:sz w:val="19"/>
          <w:szCs w:val="19"/>
        </w:rPr>
      </w:pPr>
      <w:ins w:id="681" w:author="John Ryland" w:date="2023-02-12T17:13:00Z">
        <w:r>
          <w:rPr>
            <w:rFonts w:ascii="Consolas" w:hAnsi="Consolas" w:cs="Consolas"/>
            <w:color w:val="0000FF"/>
            <w:sz w:val="19"/>
            <w:szCs w:val="19"/>
          </w:rPr>
          <w:tab/>
          <w:t>&lt;</w:t>
        </w:r>
        <w:proofErr w:type="gramStart"/>
        <w:r>
          <w:rPr>
            <w:rFonts w:ascii="Consolas" w:hAnsi="Consolas" w:cs="Consolas"/>
            <w:color w:val="A31515"/>
            <w:sz w:val="19"/>
            <w:szCs w:val="19"/>
          </w:rPr>
          <w:t>lxi:IdentificationURL</w:t>
        </w:r>
        <w:proofErr w:type="gramEnd"/>
        <w:r>
          <w:rPr>
            <w:rFonts w:ascii="Consolas" w:hAnsi="Consolas" w:cs="Consolas"/>
            <w:color w:val="0000FF"/>
            <w:sz w:val="19"/>
            <w:szCs w:val="19"/>
          </w:rPr>
          <w:t>&gt;</w:t>
        </w:r>
        <w:r>
          <w:rPr>
            <w:rFonts w:ascii="Consolas" w:hAnsi="Consolas" w:cs="Consolas"/>
            <w:color w:val="000000"/>
            <w:sz w:val="19"/>
            <w:szCs w:val="19"/>
          </w:rPr>
          <w:t>http://sampledevice.local/devices/device0/lxi/identification</w:t>
        </w:r>
        <w:r>
          <w:rPr>
            <w:rFonts w:ascii="Consolas" w:hAnsi="Consolas" w:cs="Consolas"/>
            <w:color w:val="0000FF"/>
            <w:sz w:val="19"/>
            <w:szCs w:val="19"/>
          </w:rPr>
          <w:t>&lt;/</w:t>
        </w:r>
        <w:r>
          <w:rPr>
            <w:rFonts w:ascii="Consolas" w:hAnsi="Consolas" w:cs="Consolas"/>
            <w:color w:val="A31515"/>
            <w:sz w:val="19"/>
            <w:szCs w:val="19"/>
          </w:rPr>
          <w:t>lxi:IdentificationURL</w:t>
        </w:r>
        <w:r>
          <w:rPr>
            <w:rFonts w:ascii="Consolas" w:hAnsi="Consolas" w:cs="Consolas"/>
            <w:color w:val="0000FF"/>
            <w:sz w:val="19"/>
            <w:szCs w:val="19"/>
          </w:rPr>
          <w:t>&gt;</w:t>
        </w:r>
      </w:ins>
    </w:p>
    <w:p w14:paraId="69051750" w14:textId="77777777" w:rsidR="00AB0762" w:rsidRDefault="00AB0762" w:rsidP="00AB0762">
      <w:pPr>
        <w:autoSpaceDE w:val="0"/>
        <w:autoSpaceDN w:val="0"/>
        <w:adjustRightInd w:val="0"/>
        <w:rPr>
          <w:ins w:id="682" w:author="John Ryland" w:date="2023-02-12T17:13:00Z"/>
          <w:rFonts w:ascii="Consolas" w:hAnsi="Consolas" w:cs="Consolas"/>
          <w:color w:val="000000"/>
          <w:sz w:val="19"/>
          <w:szCs w:val="19"/>
        </w:rPr>
      </w:pPr>
      <w:ins w:id="683" w:author="John Ryland" w:date="2023-02-12T17:13:00Z">
        <w:r>
          <w:rPr>
            <w:rFonts w:ascii="Consolas" w:hAnsi="Consolas" w:cs="Consolas"/>
            <w:color w:val="0000FF"/>
            <w:sz w:val="19"/>
            <w:szCs w:val="19"/>
          </w:rPr>
          <w:tab/>
          <w:t>&lt;</w:t>
        </w:r>
        <w:proofErr w:type="spellStart"/>
        <w:proofErr w:type="gramStart"/>
        <w:r>
          <w:rPr>
            <w:rFonts w:ascii="Consolas" w:hAnsi="Consolas" w:cs="Consolas"/>
            <w:color w:val="A31515"/>
            <w:sz w:val="19"/>
            <w:szCs w:val="19"/>
          </w:rPr>
          <w:t>lxi:Interface</w:t>
        </w:r>
        <w:proofErr w:type="spellEnd"/>
        <w:proofErr w:type="gramEnd"/>
        <w:r>
          <w:rPr>
            <w:rFonts w:ascii="Consolas" w:hAnsi="Consolas" w:cs="Consolas"/>
            <w:color w:val="0000FF"/>
            <w:sz w:val="19"/>
            <w:szCs w:val="19"/>
          </w:rPr>
          <w:t xml:space="preserve"> </w:t>
        </w:r>
        <w:proofErr w:type="spellStart"/>
        <w:r>
          <w:rPr>
            <w:rFonts w:ascii="Consolas" w:hAnsi="Consolas" w:cs="Consolas"/>
            <w:color w:val="FF0000"/>
            <w:sz w:val="19"/>
            <w:szCs w:val="19"/>
          </w:rPr>
          <w:t>InterfaceType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MyCompanyProprietary</w:t>
        </w:r>
        <w:proofErr w:type="spellEnd"/>
        <w:r>
          <w:rPr>
            <w:rFonts w:ascii="Consolas" w:hAnsi="Consolas" w:cs="Consolas"/>
            <w:color w:val="000000"/>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InterfaceName</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instr0</w:t>
        </w:r>
        <w:r>
          <w:rPr>
            <w:rFonts w:ascii="Consolas" w:hAnsi="Consolas" w:cs="Consolas"/>
            <w:color w:val="000000"/>
            <w:sz w:val="19"/>
            <w:szCs w:val="19"/>
          </w:rPr>
          <w:t>"</w:t>
        </w:r>
        <w:r>
          <w:rPr>
            <w:rFonts w:ascii="Consolas" w:hAnsi="Consolas" w:cs="Consolas"/>
            <w:color w:val="0000FF"/>
            <w:sz w:val="19"/>
            <w:szCs w:val="19"/>
          </w:rPr>
          <w:t>&gt;</w:t>
        </w:r>
      </w:ins>
    </w:p>
    <w:p w14:paraId="035C5160" w14:textId="77777777" w:rsidR="00AB0762" w:rsidRDefault="00AB0762" w:rsidP="00AB0762">
      <w:pPr>
        <w:autoSpaceDE w:val="0"/>
        <w:autoSpaceDN w:val="0"/>
        <w:adjustRightInd w:val="0"/>
        <w:rPr>
          <w:ins w:id="684" w:author="John Ryland" w:date="2023-02-12T17:13:00Z"/>
          <w:rFonts w:ascii="Consolas" w:hAnsi="Consolas" w:cs="Consolas"/>
          <w:color w:val="000000"/>
          <w:sz w:val="19"/>
          <w:szCs w:val="19"/>
        </w:rPr>
      </w:pPr>
      <w:ins w:id="685" w:author="John Ryland" w:date="2023-02-12T17:13:00Z">
        <w:r>
          <w:rPr>
            <w:rFonts w:ascii="Consolas" w:hAnsi="Consolas" w:cs="Consolas"/>
            <w:color w:val="0000FF"/>
            <w:sz w:val="19"/>
            <w:szCs w:val="19"/>
          </w:rPr>
          <w:tab/>
        </w:r>
        <w:r>
          <w:rPr>
            <w:rFonts w:ascii="Consolas" w:hAnsi="Consolas" w:cs="Consolas"/>
            <w:color w:val="0000FF"/>
            <w:sz w:val="19"/>
            <w:szCs w:val="19"/>
          </w:rPr>
          <w:tab/>
          <w:t>&lt;</w:t>
        </w:r>
        <w:proofErr w:type="gramStart"/>
        <w:r>
          <w:rPr>
            <w:rFonts w:ascii="Consolas" w:hAnsi="Consolas" w:cs="Consolas"/>
            <w:color w:val="A31515"/>
            <w:sz w:val="19"/>
            <w:szCs w:val="19"/>
          </w:rPr>
          <w:t>lxi:InstrumentAddressString</w:t>
        </w:r>
        <w:proofErr w:type="gramEnd"/>
        <w:r>
          <w:rPr>
            <w:rFonts w:ascii="Consolas" w:hAnsi="Consolas" w:cs="Consolas"/>
            <w:color w:val="0000FF"/>
            <w:sz w:val="19"/>
            <w:szCs w:val="19"/>
          </w:rPr>
          <w:t>&gt;</w:t>
        </w:r>
        <w:r>
          <w:rPr>
            <w:rFonts w:ascii="Consolas" w:hAnsi="Consolas" w:cs="Consolas"/>
            <w:color w:val="000000"/>
            <w:sz w:val="19"/>
            <w:szCs w:val="19"/>
          </w:rPr>
          <w:t>TCPIP::10.1.2.32::inst1::INSTR</w:t>
        </w:r>
        <w:r>
          <w:rPr>
            <w:rFonts w:ascii="Consolas" w:hAnsi="Consolas" w:cs="Consolas"/>
            <w:color w:val="0000FF"/>
            <w:sz w:val="19"/>
            <w:szCs w:val="19"/>
          </w:rPr>
          <w:t>&lt;/</w:t>
        </w:r>
        <w:r>
          <w:rPr>
            <w:rFonts w:ascii="Consolas" w:hAnsi="Consolas" w:cs="Consolas"/>
            <w:color w:val="A31515"/>
            <w:sz w:val="19"/>
            <w:szCs w:val="19"/>
          </w:rPr>
          <w:t>lxi:InstrumentAddressString</w:t>
        </w:r>
        <w:r>
          <w:rPr>
            <w:rFonts w:ascii="Consolas" w:hAnsi="Consolas" w:cs="Consolas"/>
            <w:color w:val="0000FF"/>
            <w:sz w:val="19"/>
            <w:szCs w:val="19"/>
          </w:rPr>
          <w:t>&gt;</w:t>
        </w:r>
      </w:ins>
    </w:p>
    <w:p w14:paraId="07AA8647" w14:textId="77777777" w:rsidR="00AB0762" w:rsidRDefault="00AB0762" w:rsidP="00AB0762">
      <w:pPr>
        <w:autoSpaceDE w:val="0"/>
        <w:autoSpaceDN w:val="0"/>
        <w:adjustRightInd w:val="0"/>
        <w:rPr>
          <w:ins w:id="686" w:author="John Ryland" w:date="2023-02-12T17:13:00Z"/>
          <w:rFonts w:ascii="Consolas" w:hAnsi="Consolas" w:cs="Consolas"/>
          <w:color w:val="000000"/>
          <w:sz w:val="19"/>
          <w:szCs w:val="19"/>
        </w:rPr>
      </w:pPr>
      <w:ins w:id="687" w:author="John Ryland" w:date="2023-02-12T17:13:00Z">
        <w:r>
          <w:rPr>
            <w:rFonts w:ascii="Consolas" w:hAnsi="Consolas" w:cs="Consolas"/>
            <w:color w:val="0000FF"/>
            <w:sz w:val="19"/>
            <w:szCs w:val="19"/>
          </w:rPr>
          <w:tab/>
          <w:t>&lt;/</w:t>
        </w:r>
        <w:proofErr w:type="spellStart"/>
        <w:proofErr w:type="gramStart"/>
        <w:r>
          <w:rPr>
            <w:rFonts w:ascii="Consolas" w:hAnsi="Consolas" w:cs="Consolas"/>
            <w:color w:val="A31515"/>
            <w:sz w:val="19"/>
            <w:szCs w:val="19"/>
          </w:rPr>
          <w:t>lxi:Interface</w:t>
        </w:r>
        <w:proofErr w:type="spellEnd"/>
        <w:proofErr w:type="gramEnd"/>
        <w:r>
          <w:rPr>
            <w:rFonts w:ascii="Consolas" w:hAnsi="Consolas" w:cs="Consolas"/>
            <w:color w:val="0000FF"/>
            <w:sz w:val="19"/>
            <w:szCs w:val="19"/>
          </w:rPr>
          <w:t>&gt;</w:t>
        </w:r>
      </w:ins>
    </w:p>
    <w:p w14:paraId="33EE0053" w14:textId="77777777" w:rsidR="00AB0762" w:rsidRDefault="00AB0762" w:rsidP="00AB0762">
      <w:pPr>
        <w:autoSpaceDE w:val="0"/>
        <w:autoSpaceDN w:val="0"/>
        <w:adjustRightInd w:val="0"/>
        <w:rPr>
          <w:ins w:id="688" w:author="John Ryland" w:date="2023-02-12T17:13:00Z"/>
          <w:rFonts w:ascii="Consolas" w:hAnsi="Consolas" w:cs="Consolas"/>
          <w:color w:val="000000"/>
          <w:sz w:val="19"/>
          <w:szCs w:val="19"/>
        </w:rPr>
      </w:pPr>
      <w:ins w:id="689" w:author="John Ryland" w:date="2023-02-12T17:13:00Z">
        <w:r>
          <w:rPr>
            <w:rFonts w:ascii="Consolas" w:hAnsi="Consolas" w:cs="Consolas"/>
            <w:color w:val="0000FF"/>
            <w:sz w:val="19"/>
            <w:szCs w:val="19"/>
          </w:rPr>
          <w:tab/>
          <w:t>&lt;</w:t>
        </w:r>
        <w:proofErr w:type="spellStart"/>
        <w:proofErr w:type="gramStart"/>
        <w:r>
          <w:rPr>
            <w:rFonts w:ascii="Consolas" w:hAnsi="Consolas" w:cs="Consolas"/>
            <w:color w:val="A31515"/>
            <w:sz w:val="19"/>
            <w:szCs w:val="19"/>
          </w:rPr>
          <w:t>lxi:Extension</w:t>
        </w:r>
        <w:proofErr w:type="spellEnd"/>
        <w:proofErr w:type="gramEnd"/>
        <w:r>
          <w:rPr>
            <w:rFonts w:ascii="Consolas" w:hAnsi="Consolas" w:cs="Consolas"/>
            <w:color w:val="0000FF"/>
            <w:sz w:val="19"/>
            <w:szCs w:val="19"/>
          </w:rPr>
          <w:t>&gt;</w:t>
        </w:r>
      </w:ins>
    </w:p>
    <w:p w14:paraId="4C8F4246" w14:textId="77777777" w:rsidR="00AB0762" w:rsidRDefault="00AB0762" w:rsidP="00AB0762">
      <w:pPr>
        <w:autoSpaceDE w:val="0"/>
        <w:autoSpaceDN w:val="0"/>
        <w:adjustRightInd w:val="0"/>
        <w:rPr>
          <w:ins w:id="690" w:author="John Ryland" w:date="2023-02-12T17:13:00Z"/>
          <w:rFonts w:ascii="Consolas" w:hAnsi="Consolas" w:cs="Consolas"/>
          <w:color w:val="000000"/>
          <w:sz w:val="19"/>
          <w:szCs w:val="19"/>
        </w:rPr>
      </w:pPr>
      <w:ins w:id="691" w:author="John Ryland" w:date="2023-02-12T17:13:00Z">
        <w:r>
          <w:rPr>
            <w:rFonts w:ascii="Consolas" w:hAnsi="Consolas" w:cs="Consolas"/>
            <w:color w:val="0000FF"/>
            <w:sz w:val="19"/>
            <w:szCs w:val="19"/>
          </w:rPr>
          <w:tab/>
        </w:r>
        <w:r>
          <w:rPr>
            <w:rFonts w:ascii="Consolas" w:hAnsi="Consolas" w:cs="Consolas"/>
            <w:color w:val="0000FF"/>
            <w:sz w:val="19"/>
            <w:szCs w:val="19"/>
          </w:rPr>
          <w:tab/>
          <w:t>&lt;</w:t>
        </w:r>
        <w:proofErr w:type="spellStart"/>
        <w:r>
          <w:rPr>
            <w:rFonts w:ascii="Consolas" w:hAnsi="Consolas" w:cs="Consolas"/>
            <w:color w:val="A31515"/>
            <w:sz w:val="19"/>
            <w:szCs w:val="19"/>
          </w:rPr>
          <w:t>MySampleDeviceExtension</w:t>
        </w:r>
        <w:proofErr w:type="spellEnd"/>
        <w:r>
          <w:rPr>
            <w:rFonts w:ascii="Consolas" w:hAnsi="Consolas" w:cs="Consolas"/>
            <w:color w:val="0000FF"/>
            <w:sz w:val="19"/>
            <w:szCs w:val="19"/>
          </w:rPr>
          <w:t>&gt;</w:t>
        </w:r>
      </w:ins>
    </w:p>
    <w:p w14:paraId="2EEE5444" w14:textId="77777777" w:rsidR="00AB0762" w:rsidRDefault="00AB0762" w:rsidP="00AB0762">
      <w:pPr>
        <w:autoSpaceDE w:val="0"/>
        <w:autoSpaceDN w:val="0"/>
        <w:adjustRightInd w:val="0"/>
        <w:rPr>
          <w:ins w:id="692" w:author="John Ryland" w:date="2023-02-12T17:13:00Z"/>
          <w:rFonts w:ascii="Consolas" w:hAnsi="Consolas" w:cs="Consolas"/>
          <w:color w:val="000000"/>
          <w:sz w:val="19"/>
          <w:szCs w:val="19"/>
        </w:rPr>
      </w:pPr>
      <w:ins w:id="693" w:author="John Ryland" w:date="2023-02-12T17:13:00Z">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Arbitrary Vendor Extension Data can go here.</w:t>
        </w:r>
      </w:ins>
    </w:p>
    <w:p w14:paraId="08239092" w14:textId="77777777" w:rsidR="00AB0762" w:rsidRDefault="00AB0762" w:rsidP="00AB0762">
      <w:pPr>
        <w:autoSpaceDE w:val="0"/>
        <w:autoSpaceDN w:val="0"/>
        <w:adjustRightInd w:val="0"/>
        <w:rPr>
          <w:ins w:id="694" w:author="John Ryland" w:date="2023-02-12T17:13:00Z"/>
          <w:rFonts w:ascii="Consolas" w:hAnsi="Consolas" w:cs="Consolas"/>
          <w:color w:val="000000"/>
          <w:sz w:val="19"/>
          <w:szCs w:val="19"/>
        </w:rPr>
      </w:pPr>
      <w:ins w:id="695" w:author="John Ryland" w:date="2023-02-12T17:13:00Z">
        <w:r>
          <w:rPr>
            <w:rFonts w:ascii="Consolas" w:hAnsi="Consolas" w:cs="Consolas"/>
            <w:color w:val="0000FF"/>
            <w:sz w:val="19"/>
            <w:szCs w:val="19"/>
          </w:rPr>
          <w:tab/>
        </w:r>
        <w:r>
          <w:rPr>
            <w:rFonts w:ascii="Consolas" w:hAnsi="Consolas" w:cs="Consolas"/>
            <w:color w:val="0000FF"/>
            <w:sz w:val="19"/>
            <w:szCs w:val="19"/>
          </w:rPr>
          <w:tab/>
          <w:t>&lt;/</w:t>
        </w:r>
        <w:proofErr w:type="spellStart"/>
        <w:r>
          <w:rPr>
            <w:rFonts w:ascii="Consolas" w:hAnsi="Consolas" w:cs="Consolas"/>
            <w:color w:val="A31515"/>
            <w:sz w:val="19"/>
            <w:szCs w:val="19"/>
          </w:rPr>
          <w:t>MySampleDeviceExtension</w:t>
        </w:r>
        <w:proofErr w:type="spellEnd"/>
        <w:r>
          <w:rPr>
            <w:rFonts w:ascii="Consolas" w:hAnsi="Consolas" w:cs="Consolas"/>
            <w:color w:val="0000FF"/>
            <w:sz w:val="19"/>
            <w:szCs w:val="19"/>
          </w:rPr>
          <w:t>&gt;</w:t>
        </w:r>
      </w:ins>
    </w:p>
    <w:p w14:paraId="576DD8AD" w14:textId="77777777" w:rsidR="00AB0762" w:rsidRDefault="00AB0762" w:rsidP="00AB0762">
      <w:pPr>
        <w:autoSpaceDE w:val="0"/>
        <w:autoSpaceDN w:val="0"/>
        <w:adjustRightInd w:val="0"/>
        <w:rPr>
          <w:ins w:id="696" w:author="John Ryland" w:date="2023-02-12T17:13:00Z"/>
          <w:rFonts w:ascii="Consolas" w:hAnsi="Consolas" w:cs="Consolas"/>
          <w:color w:val="000000"/>
          <w:sz w:val="19"/>
          <w:szCs w:val="19"/>
        </w:rPr>
      </w:pPr>
      <w:ins w:id="697" w:author="John Ryland" w:date="2023-02-12T17:13:00Z">
        <w:r>
          <w:rPr>
            <w:rFonts w:ascii="Consolas" w:hAnsi="Consolas" w:cs="Consolas"/>
            <w:color w:val="0000FF"/>
            <w:sz w:val="19"/>
            <w:szCs w:val="19"/>
          </w:rPr>
          <w:tab/>
          <w:t>&lt;/</w:t>
        </w:r>
        <w:proofErr w:type="spellStart"/>
        <w:proofErr w:type="gramStart"/>
        <w:r>
          <w:rPr>
            <w:rFonts w:ascii="Consolas" w:hAnsi="Consolas" w:cs="Consolas"/>
            <w:color w:val="A31515"/>
            <w:sz w:val="19"/>
            <w:szCs w:val="19"/>
          </w:rPr>
          <w:t>lxi:Extension</w:t>
        </w:r>
        <w:proofErr w:type="spellEnd"/>
        <w:proofErr w:type="gramEnd"/>
        <w:r>
          <w:rPr>
            <w:rFonts w:ascii="Consolas" w:hAnsi="Consolas" w:cs="Consolas"/>
            <w:color w:val="0000FF"/>
            <w:sz w:val="19"/>
            <w:szCs w:val="19"/>
          </w:rPr>
          <w:t>&gt;</w:t>
        </w:r>
      </w:ins>
    </w:p>
    <w:p w14:paraId="2C1E420F" w14:textId="77777777" w:rsidR="00AB0762" w:rsidRDefault="00AB0762" w:rsidP="00AB0762">
      <w:pPr>
        <w:autoSpaceDE w:val="0"/>
        <w:autoSpaceDN w:val="0"/>
        <w:adjustRightInd w:val="0"/>
        <w:rPr>
          <w:ins w:id="698" w:author="John Ryland" w:date="2023-02-12T17:13:00Z"/>
          <w:rFonts w:ascii="Consolas" w:hAnsi="Consolas" w:cs="Consolas"/>
          <w:color w:val="000000"/>
          <w:sz w:val="19"/>
          <w:szCs w:val="19"/>
        </w:rPr>
      </w:pPr>
      <w:ins w:id="699" w:author="John Ryland" w:date="2023-02-12T17:13:00Z">
        <w:r>
          <w:rPr>
            <w:rFonts w:ascii="Consolas" w:hAnsi="Consolas" w:cs="Consolas"/>
            <w:color w:val="0000FF"/>
            <w:sz w:val="19"/>
            <w:szCs w:val="19"/>
          </w:rPr>
          <w:tab/>
          <w:t>&lt;</w:t>
        </w:r>
        <w:proofErr w:type="spellStart"/>
        <w:r>
          <w:rPr>
            <w:rFonts w:ascii="Consolas" w:hAnsi="Consolas" w:cs="Consolas"/>
            <w:color w:val="A31515"/>
            <w:sz w:val="19"/>
            <w:szCs w:val="19"/>
          </w:rPr>
          <w:t>LogicalAddress</w:t>
        </w:r>
        <w:proofErr w:type="spellEnd"/>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proofErr w:type="spellStart"/>
        <w:r>
          <w:rPr>
            <w:rFonts w:ascii="Consolas" w:hAnsi="Consolas" w:cs="Consolas"/>
            <w:color w:val="A31515"/>
            <w:sz w:val="19"/>
            <w:szCs w:val="19"/>
          </w:rPr>
          <w:t>LogicalAddress</w:t>
        </w:r>
        <w:proofErr w:type="spellEnd"/>
        <w:r>
          <w:rPr>
            <w:rFonts w:ascii="Consolas" w:hAnsi="Consolas" w:cs="Consolas"/>
            <w:color w:val="0000FF"/>
            <w:sz w:val="19"/>
            <w:szCs w:val="19"/>
          </w:rPr>
          <w:t>&gt;</w:t>
        </w:r>
      </w:ins>
    </w:p>
    <w:p w14:paraId="4A594CA4" w14:textId="1FD911CB" w:rsidR="00AB0762" w:rsidRDefault="00AB0762" w:rsidP="00AB0762">
      <w:pPr>
        <w:rPr>
          <w:color w:val="000000"/>
        </w:rPr>
      </w:pPr>
      <w:ins w:id="700" w:author="John Ryland" w:date="2023-02-12T17:13:00Z">
        <w:r>
          <w:rPr>
            <w:rFonts w:ascii="Consolas" w:hAnsi="Consolas" w:cs="Consolas"/>
            <w:color w:val="0000FF"/>
            <w:sz w:val="19"/>
            <w:szCs w:val="19"/>
          </w:rPr>
          <w:t>&lt;/</w:t>
        </w:r>
        <w:proofErr w:type="spellStart"/>
        <w:r>
          <w:rPr>
            <w:rFonts w:ascii="Consolas" w:hAnsi="Consolas" w:cs="Consolas"/>
            <w:color w:val="A31515"/>
            <w:sz w:val="19"/>
            <w:szCs w:val="19"/>
          </w:rPr>
          <w:t>MyDevice</w:t>
        </w:r>
        <w:proofErr w:type="spellEnd"/>
        <w:r>
          <w:rPr>
            <w:rFonts w:ascii="Consolas" w:hAnsi="Consolas" w:cs="Consolas"/>
            <w:color w:val="0000FF"/>
            <w:sz w:val="19"/>
            <w:szCs w:val="19"/>
          </w:rPr>
          <w:t>&gt;</w:t>
        </w:r>
      </w:ins>
    </w:p>
    <w:p w14:paraId="0D9D64FB" w14:textId="77777777" w:rsidR="002F3C72" w:rsidRPr="00B97A8A" w:rsidRDefault="002F3C72" w:rsidP="002F3C72">
      <w:pPr>
        <w:pStyle w:val="LXIBody"/>
        <w:rPr>
          <w:u w:color="000099"/>
        </w:rPr>
      </w:pPr>
      <w:r w:rsidRPr="00B97A8A">
        <w:rPr>
          <w:u w:color="000099"/>
        </w:rPr>
        <w:t xml:space="preserve">The second device’s identification document’s URL is </w:t>
      </w:r>
      <w:hyperlink r:id="rId42" w:history="1">
        <w:r>
          <w:rPr>
            <w:color w:val="000099"/>
            <w:u w:val="single" w:color="000099"/>
          </w:rPr>
          <w:t>http://sampledevice.local/devices/device2/lxi/identification</w:t>
        </w:r>
      </w:hyperlink>
      <w:r w:rsidRPr="00B97A8A">
        <w:rPr>
          <w:u w:color="000099"/>
        </w:rPr>
        <w:t>.  The document’s contents are:</w:t>
      </w:r>
    </w:p>
    <w:p w14:paraId="54E412D5" w14:textId="295B783A" w:rsidR="002F3C72" w:rsidRPr="00081DAD" w:rsidDel="00286624" w:rsidRDefault="002F3C72" w:rsidP="002F3C72">
      <w:pPr>
        <w:pStyle w:val="LXICode2"/>
        <w:rPr>
          <w:del w:id="701" w:author="John Ryland" w:date="2023-02-12T17:15:00Z"/>
          <w:spacing w:val="-20"/>
        </w:rPr>
      </w:pPr>
      <w:del w:id="702" w:author="John Ryland" w:date="2023-02-12T17:15:00Z">
        <w:r w:rsidRPr="00081DAD" w:rsidDel="00286624">
          <w:rPr>
            <w:spacing w:val="-20"/>
          </w:rPr>
          <w:delText>&lt;?xml version=”1.0” encoding=”UTF-8”?&gt;</w:delText>
        </w:r>
      </w:del>
    </w:p>
    <w:p w14:paraId="02E1AF0D" w14:textId="2E94DA22" w:rsidR="002F3C72" w:rsidRPr="00081DAD" w:rsidDel="00286624" w:rsidRDefault="002F3C72" w:rsidP="002F3C72">
      <w:pPr>
        <w:pStyle w:val="LXICode2"/>
        <w:rPr>
          <w:del w:id="703" w:author="John Ryland" w:date="2023-02-12T17:15:00Z"/>
          <w:spacing w:val="-20"/>
        </w:rPr>
      </w:pPr>
      <w:del w:id="704" w:author="John Ryland" w:date="2023-02-12T17:15:00Z">
        <w:r w:rsidRPr="00081DAD" w:rsidDel="00286624">
          <w:rPr>
            <w:spacing w:val="-20"/>
          </w:rPr>
          <w:delText>&lt;MyDevice xmlns=”</w:delText>
        </w:r>
        <w:r w:rsidR="002D5960" w:rsidDel="00286624">
          <w:fldChar w:fldCharType="begin"/>
        </w:r>
        <w:r w:rsidR="002D5960" w:rsidDel="00286624">
          <w:delInstrText>HYPERLINK "http://www.mycompany.com/MyIdentification/1.0'"</w:delInstrText>
        </w:r>
        <w:r w:rsidR="002D5960" w:rsidDel="00286624">
          <w:fldChar w:fldCharType="separate"/>
        </w:r>
        <w:r w:rsidRPr="00081DAD" w:rsidDel="00286624">
          <w:rPr>
            <w:spacing w:val="-20"/>
          </w:rPr>
          <w:delText>http://www.mycompany.com/MyIdentification/1.0”</w:delText>
        </w:r>
        <w:r w:rsidR="002D5960" w:rsidDel="00286624">
          <w:rPr>
            <w:spacing w:val="-20"/>
          </w:rPr>
          <w:fldChar w:fldCharType="end"/>
        </w:r>
      </w:del>
    </w:p>
    <w:p w14:paraId="3FEFBB04" w14:textId="008CF6E3" w:rsidR="002F3C72" w:rsidRPr="00081DAD" w:rsidDel="00286624" w:rsidRDefault="002F3C72" w:rsidP="002F3C72">
      <w:pPr>
        <w:pStyle w:val="LXICode2"/>
        <w:rPr>
          <w:del w:id="705" w:author="John Ryland" w:date="2023-02-12T17:15:00Z"/>
          <w:spacing w:val="-20"/>
        </w:rPr>
      </w:pPr>
      <w:del w:id="706" w:author="John Ryland" w:date="2023-02-12T17:15:00Z">
        <w:r w:rsidRPr="00081DAD" w:rsidDel="00286624">
          <w:rPr>
            <w:spacing w:val="-20"/>
          </w:rPr>
          <w:delText xml:space="preserve">           xmlns:lxi=”</w:delText>
        </w:r>
        <w:r w:rsidR="002D5960" w:rsidDel="00286624">
          <w:fldChar w:fldCharType="begin"/>
        </w:r>
        <w:r w:rsidR="002D5960" w:rsidDel="00286624">
          <w:delInstrText>HYPERLINK "http://www.lxistandard.org/InstrumentIdentification/1.0'"</w:delInstrText>
        </w:r>
        <w:r w:rsidR="002D5960" w:rsidDel="00286624">
          <w:fldChar w:fldCharType="separate"/>
        </w:r>
        <w:r w:rsidRPr="00081DAD" w:rsidDel="00286624">
          <w:rPr>
            <w:spacing w:val="-20"/>
          </w:rPr>
          <w:delText>http://www.lxistandard.org/InstrumentIdentification/1.0”</w:delText>
        </w:r>
        <w:r w:rsidR="002D5960" w:rsidDel="00286624">
          <w:rPr>
            <w:spacing w:val="-20"/>
          </w:rPr>
          <w:fldChar w:fldCharType="end"/>
        </w:r>
      </w:del>
    </w:p>
    <w:p w14:paraId="7530B5D0" w14:textId="480B2209" w:rsidR="002F3C72" w:rsidRPr="00081DAD" w:rsidDel="00286624" w:rsidRDefault="002F3C72" w:rsidP="002F3C72">
      <w:pPr>
        <w:pStyle w:val="LXICode2"/>
        <w:rPr>
          <w:del w:id="707" w:author="John Ryland" w:date="2023-02-12T17:15:00Z"/>
          <w:spacing w:val="-20"/>
        </w:rPr>
      </w:pPr>
      <w:del w:id="708" w:author="John Ryland" w:date="2023-02-12T17:15:00Z">
        <w:r w:rsidRPr="00081DAD" w:rsidDel="00286624">
          <w:rPr>
            <w:spacing w:val="-20"/>
          </w:rPr>
          <w:delText xml:space="preserve">           xmlns:xsi=”</w:delText>
        </w:r>
        <w:r w:rsidR="002D5960" w:rsidDel="00286624">
          <w:fldChar w:fldCharType="begin"/>
        </w:r>
        <w:r w:rsidR="002D5960" w:rsidDel="00286624">
          <w:delInstrText>HYPERLINK "http://www.w3.org/2001/XMLSchema-instance'"</w:delInstrText>
        </w:r>
        <w:r w:rsidR="002D5960" w:rsidDel="00286624">
          <w:fldChar w:fldCharType="separate"/>
        </w:r>
        <w:r w:rsidRPr="00081DAD" w:rsidDel="00286624">
          <w:rPr>
            <w:spacing w:val="-20"/>
          </w:rPr>
          <w:delText>http://www.w3.org/2001/XMLSchema-instance”</w:delText>
        </w:r>
        <w:r w:rsidR="002D5960" w:rsidDel="00286624">
          <w:rPr>
            <w:spacing w:val="-20"/>
          </w:rPr>
          <w:fldChar w:fldCharType="end"/>
        </w:r>
        <w:r w:rsidRPr="00081DAD" w:rsidDel="00286624">
          <w:rPr>
            <w:spacing w:val="-20"/>
          </w:rPr>
          <w:delText xml:space="preserve">                   </w:delText>
        </w:r>
      </w:del>
    </w:p>
    <w:p w14:paraId="3E11BA3C" w14:textId="231AB5A8" w:rsidR="002F3C72" w:rsidRPr="00081DAD" w:rsidDel="00286624" w:rsidRDefault="002F3C72" w:rsidP="002F3C72">
      <w:pPr>
        <w:pStyle w:val="LXICode2"/>
        <w:rPr>
          <w:del w:id="709" w:author="John Ryland" w:date="2023-02-12T17:15:00Z"/>
          <w:spacing w:val="-20"/>
        </w:rPr>
      </w:pPr>
      <w:del w:id="710" w:author="John Ryland" w:date="2023-02-12T17:15:00Z">
        <w:r w:rsidRPr="00081DAD" w:rsidDel="00286624">
          <w:rPr>
            <w:spacing w:val="-20"/>
          </w:rPr>
          <w:delText xml:space="preserve">           xsi:schemaLocation=”</w:delText>
        </w:r>
        <w:r w:rsidR="002D5960" w:rsidDel="00286624">
          <w:fldChar w:fldCharType="begin"/>
        </w:r>
        <w:r w:rsidR="002D5960" w:rsidDel="00286624">
          <w:delInstrText>HYPERLINK "http://www.lxistandard.org/InstrumentIdentification/1.0"</w:delInstrText>
        </w:r>
        <w:r w:rsidR="002D5960" w:rsidDel="00286624">
          <w:fldChar w:fldCharType="separate"/>
        </w:r>
        <w:r w:rsidRPr="00081DAD" w:rsidDel="00286624">
          <w:rPr>
            <w:spacing w:val="-20"/>
            <w:u w:color="000099"/>
          </w:rPr>
          <w:delText>http://www.lxistandard.org/InstrumentIdentification/1.0</w:delText>
        </w:r>
        <w:r w:rsidR="002D5960" w:rsidDel="00286624">
          <w:rPr>
            <w:spacing w:val="-20"/>
            <w:u w:color="000099"/>
          </w:rPr>
          <w:fldChar w:fldCharType="end"/>
        </w:r>
        <w:r w:rsidRPr="00081DAD" w:rsidDel="00286624">
          <w:rPr>
            <w:spacing w:val="-20"/>
          </w:rPr>
          <w:delText xml:space="preserve">           </w:delText>
        </w:r>
      </w:del>
    </w:p>
    <w:p w14:paraId="7742C924" w14:textId="46C2ACEB" w:rsidR="002F3C72" w:rsidRPr="00081DAD" w:rsidDel="00286624" w:rsidRDefault="002F3C72" w:rsidP="002F3C72">
      <w:pPr>
        <w:pStyle w:val="LXICode2"/>
        <w:rPr>
          <w:del w:id="711" w:author="John Ryland" w:date="2023-02-12T17:15:00Z"/>
          <w:spacing w:val="-20"/>
        </w:rPr>
      </w:pPr>
      <w:del w:id="712" w:author="John Ryland" w:date="2023-02-12T17:15:00Z">
        <w:r w:rsidRPr="00081DAD" w:rsidDel="00286624">
          <w:rPr>
            <w:spacing w:val="-20"/>
          </w:rPr>
          <w:delText xml:space="preserve">                    </w:delText>
        </w:r>
        <w:r w:rsidR="002D5960" w:rsidDel="00286624">
          <w:fldChar w:fldCharType="begin"/>
        </w:r>
        <w:r w:rsidR="002D5960" w:rsidDel="00286624">
          <w:delInstrText>HYPERLINK "http://localhost:8081/static/LXIIdentification.xsd"</w:delInstrText>
        </w:r>
        <w:r w:rsidR="002D5960" w:rsidDel="00286624">
          <w:fldChar w:fldCharType="separate"/>
        </w:r>
        <w:r w:rsidRPr="00081DAD" w:rsidDel="00286624">
          <w:rPr>
            <w:spacing w:val="-20"/>
            <w:u w:color="000099"/>
          </w:rPr>
          <w:delText>http://sampledevice.local/static/LXIIdentification.xsd</w:delText>
        </w:r>
        <w:r w:rsidR="002D5960" w:rsidDel="00286624">
          <w:rPr>
            <w:spacing w:val="-20"/>
            <w:u w:color="000099"/>
          </w:rPr>
          <w:fldChar w:fldCharType="end"/>
        </w:r>
      </w:del>
    </w:p>
    <w:p w14:paraId="5AD3B36E" w14:textId="7229CC7C" w:rsidR="002F3C72" w:rsidRPr="00081DAD" w:rsidDel="00286624" w:rsidRDefault="002F3C72" w:rsidP="002F3C72">
      <w:pPr>
        <w:pStyle w:val="LXICode2"/>
        <w:rPr>
          <w:del w:id="713" w:author="John Ryland" w:date="2023-02-12T17:15:00Z"/>
          <w:spacing w:val="-20"/>
        </w:rPr>
      </w:pPr>
      <w:del w:id="714" w:author="John Ryland" w:date="2023-02-12T17:15:00Z">
        <w:r w:rsidRPr="00081DAD" w:rsidDel="00286624">
          <w:rPr>
            <w:spacing w:val="-20"/>
          </w:rPr>
          <w:delText xml:space="preserve">                    </w:delText>
        </w:r>
        <w:r w:rsidR="002D5960" w:rsidDel="00286624">
          <w:fldChar w:fldCharType="begin"/>
        </w:r>
        <w:r w:rsidR="002D5960" w:rsidDel="00286624">
          <w:delInstrText>HYPERLINK "http://www.mycompany.com/MyIdentification/1.0"</w:delInstrText>
        </w:r>
        <w:r w:rsidR="002D5960" w:rsidDel="00286624">
          <w:fldChar w:fldCharType="separate"/>
        </w:r>
        <w:r w:rsidRPr="00081DAD" w:rsidDel="00286624">
          <w:rPr>
            <w:spacing w:val="-20"/>
            <w:u w:color="000099"/>
          </w:rPr>
          <w:delText>http://www.mycompany.com/MyIdentification/1.0</w:delText>
        </w:r>
        <w:r w:rsidR="002D5960" w:rsidDel="00286624">
          <w:rPr>
            <w:spacing w:val="-20"/>
            <w:u w:color="000099"/>
          </w:rPr>
          <w:fldChar w:fldCharType="end"/>
        </w:r>
        <w:r w:rsidRPr="00081DAD" w:rsidDel="00286624">
          <w:rPr>
            <w:spacing w:val="-20"/>
          </w:rPr>
          <w:delText xml:space="preserve">    </w:delText>
        </w:r>
      </w:del>
    </w:p>
    <w:p w14:paraId="6EF4FF9A" w14:textId="0F2FF9BD" w:rsidR="002F3C72" w:rsidRPr="00081DAD" w:rsidDel="00286624" w:rsidRDefault="002F3C72" w:rsidP="002F3C72">
      <w:pPr>
        <w:pStyle w:val="LXICode2"/>
        <w:rPr>
          <w:del w:id="715" w:author="John Ryland" w:date="2023-02-12T17:15:00Z"/>
          <w:spacing w:val="-20"/>
        </w:rPr>
      </w:pPr>
      <w:del w:id="716" w:author="John Ryland" w:date="2023-02-12T17:15:00Z">
        <w:r w:rsidRPr="00081DAD" w:rsidDel="00286624">
          <w:rPr>
            <w:spacing w:val="-20"/>
          </w:rPr>
          <w:delText xml:space="preserve">                    </w:delText>
        </w:r>
        <w:r w:rsidR="002D5960" w:rsidDel="00286624">
          <w:fldChar w:fldCharType="begin"/>
        </w:r>
        <w:r w:rsidR="002D5960" w:rsidDel="00286624">
          <w:delInstrText>HYPERLINK "http://localhost:8081/static/MyIdentification.xsd'"</w:delInstrText>
        </w:r>
        <w:r w:rsidR="002D5960" w:rsidDel="00286624">
          <w:fldChar w:fldCharType="separate"/>
        </w:r>
        <w:r w:rsidRPr="00081DAD" w:rsidDel="00286624">
          <w:rPr>
            <w:spacing w:val="-20"/>
            <w:u w:color="000099"/>
          </w:rPr>
          <w:delText>http://sampledevice.local/static/MyIdentification.xsd”</w:delText>
        </w:r>
        <w:r w:rsidR="002D5960" w:rsidDel="00286624">
          <w:rPr>
            <w:spacing w:val="-20"/>
            <w:u w:color="000099"/>
          </w:rPr>
          <w:fldChar w:fldCharType="end"/>
        </w:r>
        <w:r w:rsidRPr="00081DAD" w:rsidDel="00286624">
          <w:rPr>
            <w:spacing w:val="-20"/>
          </w:rPr>
          <w:delText xml:space="preserve"> &gt;</w:delText>
        </w:r>
      </w:del>
    </w:p>
    <w:p w14:paraId="26E6CE7E" w14:textId="3028AAB2" w:rsidR="002F3C72" w:rsidRPr="00081DAD" w:rsidDel="00286624" w:rsidRDefault="002F3C72" w:rsidP="002F3C72">
      <w:pPr>
        <w:pStyle w:val="LXICode2"/>
        <w:rPr>
          <w:del w:id="717" w:author="John Ryland" w:date="2023-02-12T17:15:00Z"/>
          <w:spacing w:val="-20"/>
        </w:rPr>
      </w:pPr>
      <w:del w:id="718" w:author="John Ryland" w:date="2023-02-12T17:15:00Z">
        <w:r w:rsidRPr="00081DAD" w:rsidDel="00286624">
          <w:rPr>
            <w:spacing w:val="-20"/>
          </w:rPr>
          <w:delText xml:space="preserve">  &lt;lxi:Manufacturer&gt;My Company, Inc.&lt;/lxi:Manufacturer&gt;</w:delText>
        </w:r>
      </w:del>
    </w:p>
    <w:p w14:paraId="4B0F6F04" w14:textId="00AA1BBB" w:rsidR="002F3C72" w:rsidRPr="00081DAD" w:rsidDel="00286624" w:rsidRDefault="002F3C72" w:rsidP="002F3C72">
      <w:pPr>
        <w:pStyle w:val="LXICode2"/>
        <w:rPr>
          <w:del w:id="719" w:author="John Ryland" w:date="2023-02-12T17:15:00Z"/>
          <w:spacing w:val="-20"/>
        </w:rPr>
      </w:pPr>
      <w:del w:id="720" w:author="John Ryland" w:date="2023-02-12T17:15:00Z">
        <w:r w:rsidRPr="00081DAD" w:rsidDel="00286624">
          <w:rPr>
            <w:spacing w:val="-20"/>
          </w:rPr>
          <w:delText xml:space="preserve">  &lt;lxi:Model&gt;1234&lt;/lxi:Model&gt;</w:delText>
        </w:r>
      </w:del>
    </w:p>
    <w:p w14:paraId="3DA75F93" w14:textId="448B7970" w:rsidR="002F3C72" w:rsidRPr="00081DAD" w:rsidDel="00286624" w:rsidRDefault="002F3C72" w:rsidP="002F3C72">
      <w:pPr>
        <w:pStyle w:val="LXICode2"/>
        <w:rPr>
          <w:del w:id="721" w:author="John Ryland" w:date="2023-02-12T17:15:00Z"/>
          <w:spacing w:val="-20"/>
        </w:rPr>
      </w:pPr>
      <w:del w:id="722" w:author="John Ryland" w:date="2023-02-12T17:15:00Z">
        <w:r w:rsidRPr="00081DAD" w:rsidDel="00286624">
          <w:rPr>
            <w:spacing w:val="-20"/>
          </w:rPr>
          <w:delText xml:space="preserve">  &lt;lxi:SerialNumber&gt;456&lt;/lxi:SerialNumber&gt;</w:delText>
        </w:r>
      </w:del>
    </w:p>
    <w:p w14:paraId="56903240" w14:textId="6D7B6428" w:rsidR="002F3C72" w:rsidRPr="00081DAD" w:rsidDel="00286624" w:rsidRDefault="002F3C72" w:rsidP="002F3C72">
      <w:pPr>
        <w:pStyle w:val="LXICode2"/>
        <w:rPr>
          <w:del w:id="723" w:author="John Ryland" w:date="2023-02-12T17:15:00Z"/>
          <w:spacing w:val="-20"/>
        </w:rPr>
      </w:pPr>
      <w:del w:id="724" w:author="John Ryland" w:date="2023-02-12T17:15:00Z">
        <w:r w:rsidRPr="00081DAD" w:rsidDel="00286624">
          <w:rPr>
            <w:spacing w:val="-20"/>
          </w:rPr>
          <w:delText xml:space="preserve">  &lt;lxi:FirmwareRevision&gt;1.2.3a&lt;/lxi:FirmwareRevision&gt;</w:delText>
        </w:r>
      </w:del>
    </w:p>
    <w:p w14:paraId="5371C4F7" w14:textId="7CEAE109" w:rsidR="002F3C72" w:rsidRPr="00081DAD" w:rsidDel="00286624" w:rsidRDefault="002F3C72" w:rsidP="002F3C72">
      <w:pPr>
        <w:pStyle w:val="LXICode2"/>
        <w:rPr>
          <w:del w:id="725" w:author="John Ryland" w:date="2023-02-12T17:15:00Z"/>
          <w:spacing w:val="-20"/>
        </w:rPr>
      </w:pPr>
      <w:del w:id="726" w:author="John Ryland" w:date="2023-02-12T17:15:00Z">
        <w:r w:rsidRPr="00081DAD" w:rsidDel="00286624">
          <w:rPr>
            <w:spacing w:val="-20"/>
          </w:rPr>
          <w:delText>&lt;lxi:IdentificationURL&gt;</w:delText>
        </w:r>
        <w:r w:rsidR="002D5960" w:rsidDel="00286624">
          <w:fldChar w:fldCharType="begin"/>
        </w:r>
        <w:r w:rsidR="002D5960" w:rsidDel="00286624">
          <w:delInstrText>HYPERLINK "http://localhost:8081/devices/device1/lxi/identification"</w:delInstrText>
        </w:r>
        <w:r w:rsidR="002D5960" w:rsidDel="00286624">
          <w:fldChar w:fldCharType="separate"/>
        </w:r>
        <w:r w:rsidRPr="00081DAD" w:rsidDel="00286624">
          <w:rPr>
            <w:spacing w:val="-20"/>
          </w:rPr>
          <w:delText>http://sampledevice.local/devices/device2/lxi/identification</w:delText>
        </w:r>
        <w:r w:rsidR="002D5960" w:rsidDel="00286624">
          <w:rPr>
            <w:spacing w:val="-20"/>
          </w:rPr>
          <w:fldChar w:fldCharType="end"/>
        </w:r>
        <w:r w:rsidRPr="00081DAD" w:rsidDel="00286624">
          <w:rPr>
            <w:spacing w:val="-20"/>
          </w:rPr>
          <w:delText>&lt;/lxi:IdentificationURL&gt;</w:delText>
        </w:r>
      </w:del>
    </w:p>
    <w:p w14:paraId="3E3BD6F7" w14:textId="7AC4E2D3" w:rsidR="002F3C72" w:rsidRPr="00081DAD" w:rsidDel="00286624" w:rsidRDefault="002F3C72" w:rsidP="002F3C72">
      <w:pPr>
        <w:pStyle w:val="LXICode2"/>
        <w:rPr>
          <w:del w:id="727" w:author="John Ryland" w:date="2023-02-12T17:15:00Z"/>
          <w:spacing w:val="-20"/>
        </w:rPr>
      </w:pPr>
      <w:del w:id="728" w:author="John Ryland" w:date="2023-02-12T17:15:00Z">
        <w:r w:rsidRPr="00081DAD" w:rsidDel="00286624">
          <w:rPr>
            <w:spacing w:val="-20"/>
          </w:rPr>
          <w:delText xml:space="preserve">  &lt;lxi:Interface InterfaceType="MyCompanyProprietary" InterfaceName="instr2"&gt;</w:delText>
        </w:r>
      </w:del>
    </w:p>
    <w:p w14:paraId="3DE60EAE" w14:textId="763287B8" w:rsidR="002F3C72" w:rsidRPr="00081DAD" w:rsidDel="00286624" w:rsidRDefault="002F3C72" w:rsidP="002F3C72">
      <w:pPr>
        <w:pStyle w:val="LXICode2"/>
        <w:rPr>
          <w:del w:id="729" w:author="John Ryland" w:date="2023-02-12T17:15:00Z"/>
          <w:spacing w:val="-20"/>
        </w:rPr>
      </w:pPr>
      <w:del w:id="730" w:author="John Ryland" w:date="2023-02-12T17:15:00Z">
        <w:r w:rsidRPr="00081DAD" w:rsidDel="00286624">
          <w:rPr>
            <w:spacing w:val="-20"/>
          </w:rPr>
          <w:delText>&lt;lxi:InstrumentAddressString&gt;TCPIP::10.1.2.32::inst2::INSTR&lt;/lxi:InstrumentAddressString&gt;     &lt;lxi:InstrumentAddressString&gt;TCPIP::10.1.2.32::3002::SOCKET&lt;/lxi:InstrumentAddressString&gt;</w:delText>
        </w:r>
      </w:del>
    </w:p>
    <w:p w14:paraId="51C8D2D3" w14:textId="4FFE263F" w:rsidR="002F3C72" w:rsidRPr="00081DAD" w:rsidDel="00286624" w:rsidRDefault="002F3C72" w:rsidP="002F3C72">
      <w:pPr>
        <w:pStyle w:val="LXICode2"/>
        <w:rPr>
          <w:del w:id="731" w:author="John Ryland" w:date="2023-02-12T17:15:00Z"/>
          <w:spacing w:val="-20"/>
        </w:rPr>
      </w:pPr>
      <w:del w:id="732" w:author="John Ryland" w:date="2023-02-12T17:15:00Z">
        <w:r w:rsidRPr="00081DAD" w:rsidDel="00286624">
          <w:rPr>
            <w:spacing w:val="-20"/>
          </w:rPr>
          <w:delText xml:space="preserve">  &lt;/lxi:Interface&gt;</w:delText>
        </w:r>
      </w:del>
    </w:p>
    <w:p w14:paraId="39374594" w14:textId="0EE26633" w:rsidR="002F3C72" w:rsidRPr="00081DAD" w:rsidDel="00286624" w:rsidRDefault="002F3C72" w:rsidP="002F3C72">
      <w:pPr>
        <w:pStyle w:val="LXICode2"/>
        <w:rPr>
          <w:del w:id="733" w:author="John Ryland" w:date="2023-02-12T17:15:00Z"/>
          <w:spacing w:val="-20"/>
        </w:rPr>
      </w:pPr>
      <w:del w:id="734" w:author="John Ryland" w:date="2023-02-12T17:15:00Z">
        <w:r w:rsidRPr="00081DAD" w:rsidDel="00286624">
          <w:rPr>
            <w:spacing w:val="-20"/>
          </w:rPr>
          <w:delText xml:space="preserve">  &lt;lxi:Extension&gt;</w:delText>
        </w:r>
      </w:del>
    </w:p>
    <w:p w14:paraId="5FB99805" w14:textId="644D518C" w:rsidR="002F3C72" w:rsidRPr="00081DAD" w:rsidDel="00286624" w:rsidRDefault="002F3C72" w:rsidP="002F3C72">
      <w:pPr>
        <w:pStyle w:val="LXICode2"/>
        <w:rPr>
          <w:del w:id="735" w:author="John Ryland" w:date="2023-02-12T17:15:00Z"/>
          <w:spacing w:val="-20"/>
        </w:rPr>
      </w:pPr>
      <w:del w:id="736" w:author="John Ryland" w:date="2023-02-12T17:15:00Z">
        <w:r w:rsidRPr="00081DAD" w:rsidDel="00286624">
          <w:rPr>
            <w:spacing w:val="-20"/>
          </w:rPr>
          <w:delText xml:space="preserve">  &lt;MySampleDeviceExtension&gt;</w:delText>
        </w:r>
      </w:del>
    </w:p>
    <w:p w14:paraId="04953655" w14:textId="40E3FC45" w:rsidR="002F3C72" w:rsidRPr="00081DAD" w:rsidDel="00286624" w:rsidRDefault="002F3C72" w:rsidP="002F3C72">
      <w:pPr>
        <w:pStyle w:val="LXICode2"/>
        <w:rPr>
          <w:del w:id="737" w:author="John Ryland" w:date="2023-02-12T17:15:00Z"/>
          <w:spacing w:val="-20"/>
        </w:rPr>
      </w:pPr>
      <w:del w:id="738" w:author="John Ryland" w:date="2023-02-12T17:15:00Z">
        <w:r w:rsidRPr="00081DAD" w:rsidDel="00286624">
          <w:rPr>
            <w:spacing w:val="-20"/>
          </w:rPr>
          <w:delText xml:space="preserve">   Arbitrary Vendor Extension Data can go here.</w:delText>
        </w:r>
      </w:del>
    </w:p>
    <w:p w14:paraId="59B9CD23" w14:textId="28C6849D" w:rsidR="002F3C72" w:rsidRPr="00081DAD" w:rsidDel="00286624" w:rsidRDefault="002F3C72" w:rsidP="002F3C72">
      <w:pPr>
        <w:pStyle w:val="LXICode2"/>
        <w:rPr>
          <w:del w:id="739" w:author="John Ryland" w:date="2023-02-12T17:15:00Z"/>
          <w:spacing w:val="-20"/>
        </w:rPr>
      </w:pPr>
      <w:del w:id="740" w:author="John Ryland" w:date="2023-02-12T17:15:00Z">
        <w:r w:rsidRPr="00081DAD" w:rsidDel="00286624">
          <w:rPr>
            <w:spacing w:val="-20"/>
          </w:rPr>
          <w:delText xml:space="preserve">  &lt;/MySampleDeviceExtension&gt;</w:delText>
        </w:r>
      </w:del>
    </w:p>
    <w:p w14:paraId="53C4F496" w14:textId="6BAF35CA" w:rsidR="002F3C72" w:rsidRPr="00081DAD" w:rsidDel="00286624" w:rsidRDefault="002F3C72" w:rsidP="002F3C72">
      <w:pPr>
        <w:pStyle w:val="LXICode2"/>
        <w:rPr>
          <w:del w:id="741" w:author="John Ryland" w:date="2023-02-12T17:15:00Z"/>
          <w:spacing w:val="-20"/>
        </w:rPr>
      </w:pPr>
      <w:del w:id="742" w:author="John Ryland" w:date="2023-02-12T17:15:00Z">
        <w:r w:rsidRPr="00081DAD" w:rsidDel="00286624">
          <w:rPr>
            <w:spacing w:val="-20"/>
          </w:rPr>
          <w:delText xml:space="preserve">  &lt;/lxi:Extension&gt;</w:delText>
        </w:r>
      </w:del>
    </w:p>
    <w:p w14:paraId="73BF5F1C" w14:textId="53642CEF" w:rsidR="002F3C72" w:rsidRPr="00081DAD" w:rsidDel="00286624" w:rsidRDefault="002F3C72" w:rsidP="002F3C72">
      <w:pPr>
        <w:pStyle w:val="LXICode2"/>
        <w:rPr>
          <w:del w:id="743" w:author="John Ryland" w:date="2023-02-12T17:15:00Z"/>
          <w:spacing w:val="-20"/>
        </w:rPr>
      </w:pPr>
      <w:del w:id="744" w:author="John Ryland" w:date="2023-02-12T17:15:00Z">
        <w:r w:rsidRPr="00081DAD" w:rsidDel="00286624">
          <w:rPr>
            <w:spacing w:val="-20"/>
          </w:rPr>
          <w:delText xml:space="preserve">  &lt;LogicalAddress&gt;2&lt;/LogicalAddress&gt;</w:delText>
        </w:r>
      </w:del>
    </w:p>
    <w:p w14:paraId="2E08E982" w14:textId="78CDA6EF" w:rsidR="002F3C72" w:rsidRPr="00081DAD" w:rsidDel="00286624" w:rsidRDefault="002F3C72" w:rsidP="002F3C72">
      <w:pPr>
        <w:pStyle w:val="LXICode2"/>
        <w:rPr>
          <w:del w:id="745" w:author="John Ryland" w:date="2023-02-12T17:15:00Z"/>
          <w:spacing w:val="-20"/>
        </w:rPr>
      </w:pPr>
      <w:del w:id="746" w:author="John Ryland" w:date="2023-02-12T17:15:00Z">
        <w:r w:rsidRPr="00081DAD" w:rsidDel="00286624">
          <w:rPr>
            <w:spacing w:val="-20"/>
          </w:rPr>
          <w:delText>&lt;/MyDevice&gt;</w:delText>
        </w:r>
      </w:del>
    </w:p>
    <w:p w14:paraId="1A939487" w14:textId="77777777" w:rsidR="002F3C72" w:rsidRPr="00304982" w:rsidRDefault="002F3C72" w:rsidP="002F3C72">
      <w:pPr>
        <w:pStyle w:val="LXICode2"/>
        <w:rPr>
          <w:spacing w:val="-20"/>
          <w:szCs w:val="18"/>
          <w:u w:color="000099"/>
        </w:rPr>
      </w:pPr>
    </w:p>
    <w:p w14:paraId="7DFC30A5" w14:textId="77777777" w:rsidR="00286624" w:rsidRDefault="00286624" w:rsidP="00286624">
      <w:pPr>
        <w:autoSpaceDE w:val="0"/>
        <w:autoSpaceDN w:val="0"/>
        <w:adjustRightInd w:val="0"/>
        <w:rPr>
          <w:ins w:id="747" w:author="John Ryland" w:date="2023-02-12T17:14:00Z"/>
          <w:rFonts w:ascii="Consolas" w:hAnsi="Consolas" w:cs="Consolas"/>
          <w:color w:val="000000"/>
          <w:sz w:val="19"/>
          <w:szCs w:val="19"/>
        </w:rPr>
      </w:pPr>
      <w:ins w:id="748" w:author="John Ryland" w:date="2023-02-12T17:14:00Z">
        <w:r>
          <w:rPr>
            <w:rFonts w:ascii="Consolas" w:hAnsi="Consolas" w:cs="Consolas"/>
            <w:color w:val="0000FF"/>
            <w:sz w:val="19"/>
            <w:szCs w:val="19"/>
          </w:rPr>
          <w:t>&lt;?</w:t>
        </w:r>
        <w:r>
          <w:rPr>
            <w:rFonts w:ascii="Consolas" w:hAnsi="Consolas" w:cs="Consolas"/>
            <w:color w:val="A31515"/>
            <w:sz w:val="19"/>
            <w:szCs w:val="19"/>
          </w:rPr>
          <w:t>xml</w:t>
        </w:r>
        <w:r>
          <w:rPr>
            <w:rFonts w:ascii="Consolas" w:hAnsi="Consolas" w:cs="Consolas"/>
            <w:color w:val="0000FF"/>
            <w:sz w:val="19"/>
            <w:szCs w:val="19"/>
          </w:rPr>
          <w:t xml:space="preserve"> </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encoding</w:t>
        </w:r>
        <w:proofErr w:type="gramStart"/>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UTF</w:t>
        </w:r>
        <w:proofErr w:type="gramEnd"/>
        <w:r>
          <w:rPr>
            <w:rFonts w:ascii="Consolas" w:hAnsi="Consolas" w:cs="Consolas"/>
            <w:color w:val="0000FF"/>
            <w:sz w:val="19"/>
            <w:szCs w:val="19"/>
          </w:rPr>
          <w:t>-8</w:t>
        </w:r>
        <w:r>
          <w:rPr>
            <w:rFonts w:ascii="Consolas" w:hAnsi="Consolas" w:cs="Consolas"/>
            <w:color w:val="000000"/>
            <w:sz w:val="19"/>
            <w:szCs w:val="19"/>
          </w:rPr>
          <w:t>”</w:t>
        </w:r>
        <w:r>
          <w:rPr>
            <w:rFonts w:ascii="Consolas" w:hAnsi="Consolas" w:cs="Consolas"/>
            <w:color w:val="0000FF"/>
            <w:sz w:val="19"/>
            <w:szCs w:val="19"/>
          </w:rPr>
          <w:t>?&gt;</w:t>
        </w:r>
      </w:ins>
    </w:p>
    <w:p w14:paraId="4EE31E9B" w14:textId="77777777" w:rsidR="00286624" w:rsidRDefault="00286624" w:rsidP="00286624">
      <w:pPr>
        <w:autoSpaceDE w:val="0"/>
        <w:autoSpaceDN w:val="0"/>
        <w:adjustRightInd w:val="0"/>
        <w:rPr>
          <w:ins w:id="749" w:author="John Ryland" w:date="2023-02-12T17:14:00Z"/>
          <w:rFonts w:ascii="Consolas" w:hAnsi="Consolas" w:cs="Consolas"/>
          <w:color w:val="000000"/>
          <w:sz w:val="19"/>
          <w:szCs w:val="19"/>
        </w:rPr>
      </w:pPr>
      <w:ins w:id="750" w:author="John Ryland" w:date="2023-02-12T17:14:00Z">
        <w:r>
          <w:rPr>
            <w:rFonts w:ascii="Consolas" w:hAnsi="Consolas" w:cs="Consolas"/>
            <w:color w:val="0000FF"/>
            <w:sz w:val="19"/>
            <w:szCs w:val="19"/>
          </w:rPr>
          <w:t>&lt;</w:t>
        </w:r>
        <w:proofErr w:type="spellStart"/>
        <w:r>
          <w:rPr>
            <w:rFonts w:ascii="Consolas" w:hAnsi="Consolas" w:cs="Consolas"/>
            <w:color w:val="A31515"/>
            <w:sz w:val="19"/>
            <w:szCs w:val="19"/>
          </w:rPr>
          <w:t>MyDevice</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xmlns</w:t>
        </w:r>
        <w:proofErr w:type="spellEnd"/>
        <w:proofErr w:type="gramStart"/>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http://www.mycompany.com/</w:t>
        </w:r>
        <w:proofErr w:type="spellStart"/>
        <w:r>
          <w:rPr>
            <w:rFonts w:ascii="Consolas" w:hAnsi="Consolas" w:cs="Consolas"/>
            <w:color w:val="0000FF"/>
            <w:sz w:val="19"/>
            <w:szCs w:val="19"/>
          </w:rPr>
          <w:t>MyIdentification</w:t>
        </w:r>
        <w:proofErr w:type="spellEnd"/>
        <w:r>
          <w:rPr>
            <w:rFonts w:ascii="Consolas" w:hAnsi="Consolas" w:cs="Consolas"/>
            <w:color w:val="0000FF"/>
            <w:sz w:val="19"/>
            <w:szCs w:val="19"/>
          </w:rPr>
          <w:t>/1.0</w:t>
        </w:r>
        <w:proofErr w:type="gramEnd"/>
        <w:r>
          <w:rPr>
            <w:rFonts w:ascii="Consolas" w:hAnsi="Consolas" w:cs="Consolas"/>
            <w:color w:val="000000"/>
            <w:sz w:val="19"/>
            <w:szCs w:val="19"/>
          </w:rPr>
          <w:t>”</w:t>
        </w:r>
      </w:ins>
    </w:p>
    <w:p w14:paraId="7A19F31A" w14:textId="77777777" w:rsidR="00286624" w:rsidRDefault="00286624" w:rsidP="00286624">
      <w:pPr>
        <w:autoSpaceDE w:val="0"/>
        <w:autoSpaceDN w:val="0"/>
        <w:adjustRightInd w:val="0"/>
        <w:rPr>
          <w:ins w:id="751" w:author="John Ryland" w:date="2023-02-12T17:14:00Z"/>
          <w:rFonts w:ascii="Consolas" w:hAnsi="Consolas" w:cs="Consolas"/>
          <w:color w:val="000000"/>
          <w:sz w:val="19"/>
          <w:szCs w:val="19"/>
        </w:rPr>
      </w:pPr>
      <w:ins w:id="752" w:author="John Ryland" w:date="2023-02-12T17:14:00Z">
        <w:r>
          <w:rPr>
            <w:rFonts w:ascii="Consolas" w:hAnsi="Consolas" w:cs="Consolas"/>
            <w:color w:val="0000FF"/>
            <w:sz w:val="19"/>
            <w:szCs w:val="19"/>
          </w:rPr>
          <w:t xml:space="preserve">           </w:t>
        </w:r>
        <w:proofErr w:type="gramStart"/>
        <w:r>
          <w:rPr>
            <w:rFonts w:ascii="Consolas" w:hAnsi="Consolas" w:cs="Consolas"/>
            <w:color w:val="FF0000"/>
            <w:sz w:val="19"/>
            <w:szCs w:val="19"/>
          </w:rPr>
          <w:t>xmlns:lxi</w:t>
        </w:r>
        <w:proofErr w:type="gram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http://www.lxistandard.org/InstrumentIdentification/1.0</w:t>
        </w:r>
        <w:r>
          <w:rPr>
            <w:rFonts w:ascii="Consolas" w:hAnsi="Consolas" w:cs="Consolas"/>
            <w:color w:val="000000"/>
            <w:sz w:val="19"/>
            <w:szCs w:val="19"/>
          </w:rPr>
          <w:t>”</w:t>
        </w:r>
      </w:ins>
    </w:p>
    <w:p w14:paraId="509021A2" w14:textId="77777777" w:rsidR="00286624" w:rsidRDefault="00286624" w:rsidP="00286624">
      <w:pPr>
        <w:autoSpaceDE w:val="0"/>
        <w:autoSpaceDN w:val="0"/>
        <w:adjustRightInd w:val="0"/>
        <w:rPr>
          <w:ins w:id="753" w:author="John Ryland" w:date="2023-02-12T17:14:00Z"/>
          <w:rFonts w:ascii="Consolas" w:hAnsi="Consolas" w:cs="Consolas"/>
          <w:color w:val="000000"/>
          <w:sz w:val="19"/>
          <w:szCs w:val="19"/>
        </w:rPr>
      </w:pPr>
      <w:ins w:id="754" w:author="John Ryland" w:date="2023-02-12T17:14:00Z">
        <w:r>
          <w:rPr>
            <w:rFonts w:ascii="Consolas" w:hAnsi="Consolas" w:cs="Consolas"/>
            <w:color w:val="0000FF"/>
            <w:sz w:val="19"/>
            <w:szCs w:val="19"/>
          </w:rPr>
          <w:t xml:space="preserve">           </w:t>
        </w:r>
        <w:proofErr w:type="spellStart"/>
        <w:proofErr w:type="gramStart"/>
        <w:r>
          <w:rPr>
            <w:rFonts w:ascii="Consolas" w:hAnsi="Consolas" w:cs="Consolas"/>
            <w:color w:val="FF0000"/>
            <w:sz w:val="19"/>
            <w:szCs w:val="19"/>
          </w:rPr>
          <w:t>xmlns:xsi</w:t>
        </w:r>
        <w:proofErr w:type="spellEnd"/>
        <w:proofErr w:type="gram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http://www.w3.org/2001/</w:t>
        </w:r>
        <w:proofErr w:type="spellStart"/>
        <w:r>
          <w:rPr>
            <w:rFonts w:ascii="Consolas" w:hAnsi="Consolas" w:cs="Consolas"/>
            <w:color w:val="0000FF"/>
            <w:sz w:val="19"/>
            <w:szCs w:val="19"/>
          </w:rPr>
          <w:t>XMLSchema</w:t>
        </w:r>
        <w:proofErr w:type="spellEnd"/>
        <w:r>
          <w:rPr>
            <w:rFonts w:ascii="Consolas" w:hAnsi="Consolas" w:cs="Consolas"/>
            <w:color w:val="0000FF"/>
            <w:sz w:val="19"/>
            <w:szCs w:val="19"/>
          </w:rPr>
          <w:t>-instance</w:t>
        </w:r>
        <w:r>
          <w:rPr>
            <w:rFonts w:ascii="Consolas" w:hAnsi="Consolas" w:cs="Consolas"/>
            <w:color w:val="000000"/>
            <w:sz w:val="19"/>
            <w:szCs w:val="19"/>
          </w:rPr>
          <w:t>”</w:t>
        </w:r>
      </w:ins>
    </w:p>
    <w:p w14:paraId="446720FD" w14:textId="77777777" w:rsidR="00286624" w:rsidRDefault="00286624" w:rsidP="00286624">
      <w:pPr>
        <w:autoSpaceDE w:val="0"/>
        <w:autoSpaceDN w:val="0"/>
        <w:adjustRightInd w:val="0"/>
        <w:rPr>
          <w:ins w:id="755" w:author="John Ryland" w:date="2023-02-12T17:14:00Z"/>
          <w:rFonts w:ascii="Consolas" w:hAnsi="Consolas" w:cs="Consolas"/>
          <w:color w:val="000000"/>
          <w:sz w:val="19"/>
          <w:szCs w:val="19"/>
        </w:rPr>
      </w:pPr>
      <w:ins w:id="756" w:author="John Ryland" w:date="2023-02-12T17:14:00Z">
        <w:r>
          <w:rPr>
            <w:rFonts w:ascii="Consolas" w:hAnsi="Consolas" w:cs="Consolas"/>
            <w:color w:val="0000FF"/>
            <w:sz w:val="19"/>
            <w:szCs w:val="19"/>
          </w:rPr>
          <w:t xml:space="preserve">           </w:t>
        </w:r>
        <w:proofErr w:type="gramStart"/>
        <w:r>
          <w:rPr>
            <w:rFonts w:ascii="Consolas" w:hAnsi="Consolas" w:cs="Consolas"/>
            <w:color w:val="FF0000"/>
            <w:sz w:val="19"/>
            <w:szCs w:val="19"/>
          </w:rPr>
          <w:t>xsi:schemaLocation</w:t>
        </w:r>
        <w:proofErr w:type="gramEnd"/>
        <w:r>
          <w:rPr>
            <w:rFonts w:ascii="Consolas" w:hAnsi="Consolas" w:cs="Consolas"/>
            <w:color w:val="0000FF"/>
            <w:sz w:val="19"/>
            <w:szCs w:val="19"/>
          </w:rPr>
          <w:t>=</w:t>
        </w:r>
        <w:r>
          <w:rPr>
            <w:rFonts w:ascii="Consolas" w:hAnsi="Consolas" w:cs="Consolas"/>
            <w:color w:val="000000"/>
            <w:sz w:val="19"/>
            <w:szCs w:val="19"/>
          </w:rPr>
          <w:t xml:space="preserve">”http://www.lxistandard.org/InstrumentIdentification/1.0           </w:t>
        </w:r>
      </w:ins>
    </w:p>
    <w:p w14:paraId="43695B48" w14:textId="77777777" w:rsidR="00286624" w:rsidRDefault="00286624" w:rsidP="00286624">
      <w:pPr>
        <w:autoSpaceDE w:val="0"/>
        <w:autoSpaceDN w:val="0"/>
        <w:adjustRightInd w:val="0"/>
        <w:rPr>
          <w:ins w:id="757" w:author="John Ryland" w:date="2023-02-12T17:14:00Z"/>
          <w:rFonts w:ascii="Consolas" w:hAnsi="Consolas" w:cs="Consolas"/>
          <w:color w:val="000000"/>
          <w:sz w:val="19"/>
          <w:szCs w:val="19"/>
        </w:rPr>
      </w:pPr>
      <w:ins w:id="758" w:author="John Ryland" w:date="2023-02-12T17:14:00Z">
        <w:r>
          <w:rPr>
            <w:rFonts w:ascii="Consolas" w:hAnsi="Consolas" w:cs="Consolas"/>
            <w:color w:val="000000"/>
            <w:sz w:val="19"/>
            <w:szCs w:val="19"/>
          </w:rPr>
          <w:t xml:space="preserve">                    http://sampledevice.local/static/LXIIdentification.xsd</w:t>
        </w:r>
      </w:ins>
    </w:p>
    <w:p w14:paraId="3BDFBD09" w14:textId="77777777" w:rsidR="00286624" w:rsidRDefault="00286624" w:rsidP="00286624">
      <w:pPr>
        <w:autoSpaceDE w:val="0"/>
        <w:autoSpaceDN w:val="0"/>
        <w:adjustRightInd w:val="0"/>
        <w:rPr>
          <w:ins w:id="759" w:author="John Ryland" w:date="2023-02-12T17:14:00Z"/>
          <w:rFonts w:ascii="Consolas" w:hAnsi="Consolas" w:cs="Consolas"/>
          <w:color w:val="000000"/>
          <w:sz w:val="19"/>
          <w:szCs w:val="19"/>
        </w:rPr>
      </w:pPr>
      <w:ins w:id="760" w:author="John Ryland" w:date="2023-02-12T17:14:00Z">
        <w:r>
          <w:rPr>
            <w:rFonts w:ascii="Consolas" w:hAnsi="Consolas" w:cs="Consolas"/>
            <w:color w:val="000000"/>
            <w:sz w:val="19"/>
            <w:szCs w:val="19"/>
          </w:rPr>
          <w:t xml:space="preserve">                    http://www.mycompany.com/MyIdentification/1.0    </w:t>
        </w:r>
      </w:ins>
    </w:p>
    <w:p w14:paraId="1163E0FB" w14:textId="77777777" w:rsidR="00286624" w:rsidRDefault="00286624" w:rsidP="00286624">
      <w:pPr>
        <w:autoSpaceDE w:val="0"/>
        <w:autoSpaceDN w:val="0"/>
        <w:adjustRightInd w:val="0"/>
        <w:rPr>
          <w:ins w:id="761" w:author="John Ryland" w:date="2023-02-12T17:14:00Z"/>
          <w:rFonts w:ascii="Consolas" w:hAnsi="Consolas" w:cs="Consolas"/>
          <w:color w:val="000000"/>
          <w:sz w:val="19"/>
          <w:szCs w:val="19"/>
        </w:rPr>
      </w:pPr>
      <w:ins w:id="762" w:author="John Ryland" w:date="2023-02-12T17:14:00Z">
        <w:r>
          <w:rPr>
            <w:rFonts w:ascii="Consolas" w:hAnsi="Consolas" w:cs="Consolas"/>
            <w:color w:val="0000FF"/>
            <w:sz w:val="19"/>
            <w:szCs w:val="19"/>
          </w:rPr>
          <w:t xml:space="preserve">                    http://sampledevice.local/static/MyIdentification.xsd</w:t>
        </w:r>
        <w:r>
          <w:rPr>
            <w:rFonts w:ascii="Consolas" w:hAnsi="Consolas" w:cs="Consolas"/>
            <w:color w:val="000000"/>
            <w:sz w:val="19"/>
            <w:szCs w:val="19"/>
          </w:rPr>
          <w:t>”</w:t>
        </w:r>
        <w:r>
          <w:rPr>
            <w:rFonts w:ascii="Consolas" w:hAnsi="Consolas" w:cs="Consolas"/>
            <w:color w:val="0000FF"/>
            <w:sz w:val="19"/>
            <w:szCs w:val="19"/>
          </w:rPr>
          <w:t xml:space="preserve"> &gt;</w:t>
        </w:r>
      </w:ins>
    </w:p>
    <w:p w14:paraId="3FBAC770" w14:textId="77777777" w:rsidR="00286624" w:rsidRDefault="00286624" w:rsidP="00286624">
      <w:pPr>
        <w:autoSpaceDE w:val="0"/>
        <w:autoSpaceDN w:val="0"/>
        <w:adjustRightInd w:val="0"/>
        <w:rPr>
          <w:ins w:id="763" w:author="John Ryland" w:date="2023-02-12T17:14:00Z"/>
          <w:rFonts w:ascii="Consolas" w:hAnsi="Consolas" w:cs="Consolas"/>
          <w:color w:val="000000"/>
          <w:sz w:val="19"/>
          <w:szCs w:val="19"/>
        </w:rPr>
      </w:pPr>
      <w:ins w:id="764" w:author="John Ryland" w:date="2023-02-12T17:14:00Z">
        <w:r>
          <w:rPr>
            <w:rFonts w:ascii="Consolas" w:hAnsi="Consolas" w:cs="Consolas"/>
            <w:color w:val="0000FF"/>
            <w:sz w:val="19"/>
            <w:szCs w:val="19"/>
          </w:rPr>
          <w:tab/>
          <w:t>&lt;</w:t>
        </w:r>
        <w:proofErr w:type="spellStart"/>
        <w:proofErr w:type="gramStart"/>
        <w:r>
          <w:rPr>
            <w:rFonts w:ascii="Consolas" w:hAnsi="Consolas" w:cs="Consolas"/>
            <w:color w:val="A31515"/>
            <w:sz w:val="19"/>
            <w:szCs w:val="19"/>
          </w:rPr>
          <w:t>lxi:Manufacturer</w:t>
        </w:r>
        <w:proofErr w:type="spellEnd"/>
        <w:proofErr w:type="gramEnd"/>
        <w:r>
          <w:rPr>
            <w:rFonts w:ascii="Consolas" w:hAnsi="Consolas" w:cs="Consolas"/>
            <w:color w:val="0000FF"/>
            <w:sz w:val="19"/>
            <w:szCs w:val="19"/>
          </w:rPr>
          <w:t>&gt;</w:t>
        </w:r>
        <w:r>
          <w:rPr>
            <w:rFonts w:ascii="Consolas" w:hAnsi="Consolas" w:cs="Consolas"/>
            <w:color w:val="000000"/>
            <w:sz w:val="19"/>
            <w:szCs w:val="19"/>
          </w:rPr>
          <w:t>My Company, Inc.</w:t>
        </w:r>
        <w:r>
          <w:rPr>
            <w:rFonts w:ascii="Consolas" w:hAnsi="Consolas" w:cs="Consolas"/>
            <w:color w:val="0000FF"/>
            <w:sz w:val="19"/>
            <w:szCs w:val="19"/>
          </w:rPr>
          <w:t>&lt;/</w:t>
        </w:r>
        <w:proofErr w:type="spellStart"/>
        <w:r>
          <w:rPr>
            <w:rFonts w:ascii="Consolas" w:hAnsi="Consolas" w:cs="Consolas"/>
            <w:color w:val="A31515"/>
            <w:sz w:val="19"/>
            <w:szCs w:val="19"/>
          </w:rPr>
          <w:t>lxi:Manufacturer</w:t>
        </w:r>
        <w:proofErr w:type="spellEnd"/>
        <w:r>
          <w:rPr>
            <w:rFonts w:ascii="Consolas" w:hAnsi="Consolas" w:cs="Consolas"/>
            <w:color w:val="0000FF"/>
            <w:sz w:val="19"/>
            <w:szCs w:val="19"/>
          </w:rPr>
          <w:t>&gt;</w:t>
        </w:r>
      </w:ins>
    </w:p>
    <w:p w14:paraId="7B81EDBF" w14:textId="77777777" w:rsidR="00286624" w:rsidRDefault="00286624" w:rsidP="00286624">
      <w:pPr>
        <w:autoSpaceDE w:val="0"/>
        <w:autoSpaceDN w:val="0"/>
        <w:adjustRightInd w:val="0"/>
        <w:rPr>
          <w:ins w:id="765" w:author="John Ryland" w:date="2023-02-12T17:14:00Z"/>
          <w:rFonts w:ascii="Consolas" w:hAnsi="Consolas" w:cs="Consolas"/>
          <w:color w:val="000000"/>
          <w:sz w:val="19"/>
          <w:szCs w:val="19"/>
        </w:rPr>
      </w:pPr>
      <w:ins w:id="766" w:author="John Ryland" w:date="2023-02-12T17:14:00Z">
        <w:r>
          <w:rPr>
            <w:rFonts w:ascii="Consolas" w:hAnsi="Consolas" w:cs="Consolas"/>
            <w:color w:val="0000FF"/>
            <w:sz w:val="19"/>
            <w:szCs w:val="19"/>
          </w:rPr>
          <w:tab/>
          <w:t>&lt;</w:t>
        </w:r>
        <w:proofErr w:type="spellStart"/>
        <w:proofErr w:type="gramStart"/>
        <w:r>
          <w:rPr>
            <w:rFonts w:ascii="Consolas" w:hAnsi="Consolas" w:cs="Consolas"/>
            <w:color w:val="A31515"/>
            <w:sz w:val="19"/>
            <w:szCs w:val="19"/>
          </w:rPr>
          <w:t>lxi:Model</w:t>
        </w:r>
        <w:proofErr w:type="spellEnd"/>
        <w:proofErr w:type="gramEnd"/>
        <w:r>
          <w:rPr>
            <w:rFonts w:ascii="Consolas" w:hAnsi="Consolas" w:cs="Consolas"/>
            <w:color w:val="0000FF"/>
            <w:sz w:val="19"/>
            <w:szCs w:val="19"/>
          </w:rPr>
          <w:t>&gt;</w:t>
        </w:r>
        <w:r>
          <w:rPr>
            <w:rFonts w:ascii="Consolas" w:hAnsi="Consolas" w:cs="Consolas"/>
            <w:color w:val="000000"/>
            <w:sz w:val="19"/>
            <w:szCs w:val="19"/>
          </w:rPr>
          <w:t>1234</w:t>
        </w:r>
        <w:r>
          <w:rPr>
            <w:rFonts w:ascii="Consolas" w:hAnsi="Consolas" w:cs="Consolas"/>
            <w:color w:val="0000FF"/>
            <w:sz w:val="19"/>
            <w:szCs w:val="19"/>
          </w:rPr>
          <w:t>&lt;/</w:t>
        </w:r>
        <w:proofErr w:type="spellStart"/>
        <w:r>
          <w:rPr>
            <w:rFonts w:ascii="Consolas" w:hAnsi="Consolas" w:cs="Consolas"/>
            <w:color w:val="A31515"/>
            <w:sz w:val="19"/>
            <w:szCs w:val="19"/>
          </w:rPr>
          <w:t>lxi:Model</w:t>
        </w:r>
        <w:proofErr w:type="spellEnd"/>
        <w:r>
          <w:rPr>
            <w:rFonts w:ascii="Consolas" w:hAnsi="Consolas" w:cs="Consolas"/>
            <w:color w:val="0000FF"/>
            <w:sz w:val="19"/>
            <w:szCs w:val="19"/>
          </w:rPr>
          <w:t>&gt;</w:t>
        </w:r>
      </w:ins>
    </w:p>
    <w:p w14:paraId="428AC554" w14:textId="77777777" w:rsidR="00286624" w:rsidRDefault="00286624" w:rsidP="00286624">
      <w:pPr>
        <w:autoSpaceDE w:val="0"/>
        <w:autoSpaceDN w:val="0"/>
        <w:adjustRightInd w:val="0"/>
        <w:rPr>
          <w:ins w:id="767" w:author="John Ryland" w:date="2023-02-12T17:14:00Z"/>
          <w:rFonts w:ascii="Consolas" w:hAnsi="Consolas" w:cs="Consolas"/>
          <w:color w:val="000000"/>
          <w:sz w:val="19"/>
          <w:szCs w:val="19"/>
        </w:rPr>
      </w:pPr>
      <w:ins w:id="768" w:author="John Ryland" w:date="2023-02-12T17:14:00Z">
        <w:r>
          <w:rPr>
            <w:rFonts w:ascii="Consolas" w:hAnsi="Consolas" w:cs="Consolas"/>
            <w:color w:val="0000FF"/>
            <w:sz w:val="19"/>
            <w:szCs w:val="19"/>
          </w:rPr>
          <w:tab/>
          <w:t>&lt;</w:t>
        </w:r>
        <w:proofErr w:type="spellStart"/>
        <w:proofErr w:type="gramStart"/>
        <w:r>
          <w:rPr>
            <w:rFonts w:ascii="Consolas" w:hAnsi="Consolas" w:cs="Consolas"/>
            <w:color w:val="A31515"/>
            <w:sz w:val="19"/>
            <w:szCs w:val="19"/>
          </w:rPr>
          <w:t>lxi:SerialNumber</w:t>
        </w:r>
        <w:proofErr w:type="spellEnd"/>
        <w:proofErr w:type="gramEnd"/>
        <w:r>
          <w:rPr>
            <w:rFonts w:ascii="Consolas" w:hAnsi="Consolas" w:cs="Consolas"/>
            <w:color w:val="0000FF"/>
            <w:sz w:val="19"/>
            <w:szCs w:val="19"/>
          </w:rPr>
          <w:t>&gt;</w:t>
        </w:r>
        <w:r>
          <w:rPr>
            <w:rFonts w:ascii="Consolas" w:hAnsi="Consolas" w:cs="Consolas"/>
            <w:color w:val="000000"/>
            <w:sz w:val="19"/>
            <w:szCs w:val="19"/>
          </w:rPr>
          <w:t>456</w:t>
        </w:r>
        <w:r>
          <w:rPr>
            <w:rFonts w:ascii="Consolas" w:hAnsi="Consolas" w:cs="Consolas"/>
            <w:color w:val="0000FF"/>
            <w:sz w:val="19"/>
            <w:szCs w:val="19"/>
          </w:rPr>
          <w:t>&lt;/</w:t>
        </w:r>
        <w:proofErr w:type="spellStart"/>
        <w:r>
          <w:rPr>
            <w:rFonts w:ascii="Consolas" w:hAnsi="Consolas" w:cs="Consolas"/>
            <w:color w:val="A31515"/>
            <w:sz w:val="19"/>
            <w:szCs w:val="19"/>
          </w:rPr>
          <w:t>lxi:SerialNumber</w:t>
        </w:r>
        <w:proofErr w:type="spellEnd"/>
        <w:r>
          <w:rPr>
            <w:rFonts w:ascii="Consolas" w:hAnsi="Consolas" w:cs="Consolas"/>
            <w:color w:val="0000FF"/>
            <w:sz w:val="19"/>
            <w:szCs w:val="19"/>
          </w:rPr>
          <w:t>&gt;</w:t>
        </w:r>
      </w:ins>
    </w:p>
    <w:p w14:paraId="60C0F49D" w14:textId="77777777" w:rsidR="00286624" w:rsidRDefault="00286624" w:rsidP="00286624">
      <w:pPr>
        <w:autoSpaceDE w:val="0"/>
        <w:autoSpaceDN w:val="0"/>
        <w:adjustRightInd w:val="0"/>
        <w:rPr>
          <w:ins w:id="769" w:author="John Ryland" w:date="2023-02-12T17:14:00Z"/>
          <w:rFonts w:ascii="Consolas" w:hAnsi="Consolas" w:cs="Consolas"/>
          <w:color w:val="000000"/>
          <w:sz w:val="19"/>
          <w:szCs w:val="19"/>
        </w:rPr>
      </w:pPr>
      <w:ins w:id="770" w:author="John Ryland" w:date="2023-02-12T17:14:00Z">
        <w:r>
          <w:rPr>
            <w:rFonts w:ascii="Consolas" w:hAnsi="Consolas" w:cs="Consolas"/>
            <w:color w:val="0000FF"/>
            <w:sz w:val="19"/>
            <w:szCs w:val="19"/>
          </w:rPr>
          <w:tab/>
          <w:t>&lt;</w:t>
        </w:r>
        <w:proofErr w:type="spellStart"/>
        <w:proofErr w:type="gramStart"/>
        <w:r>
          <w:rPr>
            <w:rFonts w:ascii="Consolas" w:hAnsi="Consolas" w:cs="Consolas"/>
            <w:color w:val="A31515"/>
            <w:sz w:val="19"/>
            <w:szCs w:val="19"/>
          </w:rPr>
          <w:t>lxi:FirmwareRevision</w:t>
        </w:r>
        <w:proofErr w:type="spellEnd"/>
        <w:proofErr w:type="gramEnd"/>
        <w:r>
          <w:rPr>
            <w:rFonts w:ascii="Consolas" w:hAnsi="Consolas" w:cs="Consolas"/>
            <w:color w:val="0000FF"/>
            <w:sz w:val="19"/>
            <w:szCs w:val="19"/>
          </w:rPr>
          <w:t>&gt;</w:t>
        </w:r>
        <w:r>
          <w:rPr>
            <w:rFonts w:ascii="Consolas" w:hAnsi="Consolas" w:cs="Consolas"/>
            <w:color w:val="000000"/>
            <w:sz w:val="19"/>
            <w:szCs w:val="19"/>
          </w:rPr>
          <w:t>1.2.3a</w:t>
        </w:r>
        <w:r>
          <w:rPr>
            <w:rFonts w:ascii="Consolas" w:hAnsi="Consolas" w:cs="Consolas"/>
            <w:color w:val="0000FF"/>
            <w:sz w:val="19"/>
            <w:szCs w:val="19"/>
          </w:rPr>
          <w:t>&lt;/</w:t>
        </w:r>
        <w:proofErr w:type="spellStart"/>
        <w:r>
          <w:rPr>
            <w:rFonts w:ascii="Consolas" w:hAnsi="Consolas" w:cs="Consolas"/>
            <w:color w:val="A31515"/>
            <w:sz w:val="19"/>
            <w:szCs w:val="19"/>
          </w:rPr>
          <w:t>lxi:FirmwareRevision</w:t>
        </w:r>
        <w:proofErr w:type="spellEnd"/>
        <w:r>
          <w:rPr>
            <w:rFonts w:ascii="Consolas" w:hAnsi="Consolas" w:cs="Consolas"/>
            <w:color w:val="0000FF"/>
            <w:sz w:val="19"/>
            <w:szCs w:val="19"/>
          </w:rPr>
          <w:t>&gt;</w:t>
        </w:r>
      </w:ins>
    </w:p>
    <w:p w14:paraId="657527B7" w14:textId="77777777" w:rsidR="00286624" w:rsidRDefault="00286624" w:rsidP="00286624">
      <w:pPr>
        <w:autoSpaceDE w:val="0"/>
        <w:autoSpaceDN w:val="0"/>
        <w:adjustRightInd w:val="0"/>
        <w:rPr>
          <w:ins w:id="771" w:author="John Ryland" w:date="2023-02-12T17:14:00Z"/>
          <w:rFonts w:ascii="Consolas" w:hAnsi="Consolas" w:cs="Consolas"/>
          <w:color w:val="000000"/>
          <w:sz w:val="19"/>
          <w:szCs w:val="19"/>
        </w:rPr>
      </w:pPr>
      <w:ins w:id="772" w:author="John Ryland" w:date="2023-02-12T17:14:00Z">
        <w:r>
          <w:rPr>
            <w:rFonts w:ascii="Consolas" w:hAnsi="Consolas" w:cs="Consolas"/>
            <w:color w:val="0000FF"/>
            <w:sz w:val="19"/>
            <w:szCs w:val="19"/>
          </w:rPr>
          <w:lastRenderedPageBreak/>
          <w:tab/>
          <w:t>&lt;</w:t>
        </w:r>
        <w:proofErr w:type="gramStart"/>
        <w:r>
          <w:rPr>
            <w:rFonts w:ascii="Consolas" w:hAnsi="Consolas" w:cs="Consolas"/>
            <w:color w:val="A31515"/>
            <w:sz w:val="19"/>
            <w:szCs w:val="19"/>
          </w:rPr>
          <w:t>lxi:IdentificationURL</w:t>
        </w:r>
        <w:proofErr w:type="gramEnd"/>
        <w:r>
          <w:rPr>
            <w:rFonts w:ascii="Consolas" w:hAnsi="Consolas" w:cs="Consolas"/>
            <w:color w:val="0000FF"/>
            <w:sz w:val="19"/>
            <w:szCs w:val="19"/>
          </w:rPr>
          <w:t>&gt;</w:t>
        </w:r>
        <w:r>
          <w:rPr>
            <w:rFonts w:ascii="Consolas" w:hAnsi="Consolas" w:cs="Consolas"/>
            <w:color w:val="000000"/>
            <w:sz w:val="19"/>
            <w:szCs w:val="19"/>
          </w:rPr>
          <w:t>http://sampledevice.local/devices/device2/lxi/identification</w:t>
        </w:r>
        <w:r>
          <w:rPr>
            <w:rFonts w:ascii="Consolas" w:hAnsi="Consolas" w:cs="Consolas"/>
            <w:color w:val="0000FF"/>
            <w:sz w:val="19"/>
            <w:szCs w:val="19"/>
          </w:rPr>
          <w:t>&lt;/</w:t>
        </w:r>
        <w:r>
          <w:rPr>
            <w:rFonts w:ascii="Consolas" w:hAnsi="Consolas" w:cs="Consolas"/>
            <w:color w:val="A31515"/>
            <w:sz w:val="19"/>
            <w:szCs w:val="19"/>
          </w:rPr>
          <w:t>lxi:IdentificationURL</w:t>
        </w:r>
        <w:r>
          <w:rPr>
            <w:rFonts w:ascii="Consolas" w:hAnsi="Consolas" w:cs="Consolas"/>
            <w:color w:val="0000FF"/>
            <w:sz w:val="19"/>
            <w:szCs w:val="19"/>
          </w:rPr>
          <w:t>&gt;</w:t>
        </w:r>
      </w:ins>
    </w:p>
    <w:p w14:paraId="5A817AE9" w14:textId="77777777" w:rsidR="00286624" w:rsidRDefault="00286624" w:rsidP="00286624">
      <w:pPr>
        <w:autoSpaceDE w:val="0"/>
        <w:autoSpaceDN w:val="0"/>
        <w:adjustRightInd w:val="0"/>
        <w:rPr>
          <w:ins w:id="773" w:author="John Ryland" w:date="2023-02-12T17:14:00Z"/>
          <w:rFonts w:ascii="Consolas" w:hAnsi="Consolas" w:cs="Consolas"/>
          <w:color w:val="000000"/>
          <w:sz w:val="19"/>
          <w:szCs w:val="19"/>
        </w:rPr>
      </w:pPr>
      <w:ins w:id="774" w:author="John Ryland" w:date="2023-02-12T17:14:00Z">
        <w:r>
          <w:rPr>
            <w:rFonts w:ascii="Consolas" w:hAnsi="Consolas" w:cs="Consolas"/>
            <w:color w:val="0000FF"/>
            <w:sz w:val="19"/>
            <w:szCs w:val="19"/>
          </w:rPr>
          <w:tab/>
          <w:t>&lt;</w:t>
        </w:r>
        <w:proofErr w:type="spellStart"/>
        <w:proofErr w:type="gramStart"/>
        <w:r>
          <w:rPr>
            <w:rFonts w:ascii="Consolas" w:hAnsi="Consolas" w:cs="Consolas"/>
            <w:color w:val="A31515"/>
            <w:sz w:val="19"/>
            <w:szCs w:val="19"/>
          </w:rPr>
          <w:t>lxi:Interface</w:t>
        </w:r>
        <w:proofErr w:type="spellEnd"/>
        <w:proofErr w:type="gramEnd"/>
        <w:r>
          <w:rPr>
            <w:rFonts w:ascii="Consolas" w:hAnsi="Consolas" w:cs="Consolas"/>
            <w:color w:val="0000FF"/>
            <w:sz w:val="19"/>
            <w:szCs w:val="19"/>
          </w:rPr>
          <w:t xml:space="preserve"> </w:t>
        </w:r>
        <w:proofErr w:type="spellStart"/>
        <w:r>
          <w:rPr>
            <w:rFonts w:ascii="Consolas" w:hAnsi="Consolas" w:cs="Consolas"/>
            <w:color w:val="FF0000"/>
            <w:sz w:val="19"/>
            <w:szCs w:val="19"/>
          </w:rPr>
          <w:t>InterfaceType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MyCompanyProprietary</w:t>
        </w:r>
        <w:proofErr w:type="spellEnd"/>
        <w:r>
          <w:rPr>
            <w:rFonts w:ascii="Consolas" w:hAnsi="Consolas" w:cs="Consolas"/>
            <w:color w:val="000000"/>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InterfaceName</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instr2</w:t>
        </w:r>
        <w:r>
          <w:rPr>
            <w:rFonts w:ascii="Consolas" w:hAnsi="Consolas" w:cs="Consolas"/>
            <w:color w:val="000000"/>
            <w:sz w:val="19"/>
            <w:szCs w:val="19"/>
          </w:rPr>
          <w:t>"</w:t>
        </w:r>
        <w:r>
          <w:rPr>
            <w:rFonts w:ascii="Consolas" w:hAnsi="Consolas" w:cs="Consolas"/>
            <w:color w:val="0000FF"/>
            <w:sz w:val="19"/>
            <w:szCs w:val="19"/>
          </w:rPr>
          <w:t>&gt;</w:t>
        </w:r>
      </w:ins>
    </w:p>
    <w:p w14:paraId="345517E9" w14:textId="77777777" w:rsidR="00286624" w:rsidRDefault="00286624" w:rsidP="00286624">
      <w:pPr>
        <w:autoSpaceDE w:val="0"/>
        <w:autoSpaceDN w:val="0"/>
        <w:adjustRightInd w:val="0"/>
        <w:rPr>
          <w:ins w:id="775" w:author="John Ryland" w:date="2023-02-12T17:14:00Z"/>
          <w:rFonts w:ascii="Consolas" w:hAnsi="Consolas" w:cs="Consolas"/>
          <w:color w:val="000000"/>
          <w:sz w:val="19"/>
          <w:szCs w:val="19"/>
        </w:rPr>
      </w:pPr>
      <w:ins w:id="776" w:author="John Ryland" w:date="2023-02-12T17:14:00Z">
        <w:r>
          <w:rPr>
            <w:rFonts w:ascii="Consolas" w:hAnsi="Consolas" w:cs="Consolas"/>
            <w:color w:val="0000FF"/>
            <w:sz w:val="19"/>
            <w:szCs w:val="19"/>
          </w:rPr>
          <w:tab/>
        </w:r>
        <w:r>
          <w:rPr>
            <w:rFonts w:ascii="Consolas" w:hAnsi="Consolas" w:cs="Consolas"/>
            <w:color w:val="0000FF"/>
            <w:sz w:val="19"/>
            <w:szCs w:val="19"/>
          </w:rPr>
          <w:tab/>
          <w:t>&lt;</w:t>
        </w:r>
        <w:proofErr w:type="gramStart"/>
        <w:r>
          <w:rPr>
            <w:rFonts w:ascii="Consolas" w:hAnsi="Consolas" w:cs="Consolas"/>
            <w:color w:val="A31515"/>
            <w:sz w:val="19"/>
            <w:szCs w:val="19"/>
          </w:rPr>
          <w:t>lxi:InstrumentAddressString</w:t>
        </w:r>
        <w:proofErr w:type="gramEnd"/>
        <w:r>
          <w:rPr>
            <w:rFonts w:ascii="Consolas" w:hAnsi="Consolas" w:cs="Consolas"/>
            <w:color w:val="0000FF"/>
            <w:sz w:val="19"/>
            <w:szCs w:val="19"/>
          </w:rPr>
          <w:t>&gt;</w:t>
        </w:r>
        <w:r>
          <w:rPr>
            <w:rFonts w:ascii="Consolas" w:hAnsi="Consolas" w:cs="Consolas"/>
            <w:color w:val="000000"/>
            <w:sz w:val="19"/>
            <w:szCs w:val="19"/>
          </w:rPr>
          <w:t>TCPIP::10.1.2.32::inst2::INSTR</w:t>
        </w:r>
        <w:r>
          <w:rPr>
            <w:rFonts w:ascii="Consolas" w:hAnsi="Consolas" w:cs="Consolas"/>
            <w:color w:val="0000FF"/>
            <w:sz w:val="19"/>
            <w:szCs w:val="19"/>
          </w:rPr>
          <w:t>&lt;/</w:t>
        </w:r>
        <w:r>
          <w:rPr>
            <w:rFonts w:ascii="Consolas" w:hAnsi="Consolas" w:cs="Consolas"/>
            <w:color w:val="A31515"/>
            <w:sz w:val="19"/>
            <w:szCs w:val="19"/>
          </w:rPr>
          <w:t>lxi:InstrumentAddressString</w:t>
        </w:r>
        <w:r>
          <w:rPr>
            <w:rFonts w:ascii="Consolas" w:hAnsi="Consolas" w:cs="Consolas"/>
            <w:color w:val="0000FF"/>
            <w:sz w:val="19"/>
            <w:szCs w:val="19"/>
          </w:rPr>
          <w:t>&gt;</w:t>
        </w:r>
      </w:ins>
    </w:p>
    <w:p w14:paraId="3F830243" w14:textId="77777777" w:rsidR="00286624" w:rsidRDefault="00286624" w:rsidP="00286624">
      <w:pPr>
        <w:autoSpaceDE w:val="0"/>
        <w:autoSpaceDN w:val="0"/>
        <w:adjustRightInd w:val="0"/>
        <w:rPr>
          <w:ins w:id="777" w:author="John Ryland" w:date="2023-02-12T17:14:00Z"/>
          <w:rFonts w:ascii="Consolas" w:hAnsi="Consolas" w:cs="Consolas"/>
          <w:color w:val="000000"/>
          <w:sz w:val="19"/>
          <w:szCs w:val="19"/>
        </w:rPr>
      </w:pPr>
      <w:ins w:id="778" w:author="John Ryland" w:date="2023-02-12T17:14:00Z">
        <w:r>
          <w:rPr>
            <w:rFonts w:ascii="Consolas" w:hAnsi="Consolas" w:cs="Consolas"/>
            <w:color w:val="0000FF"/>
            <w:sz w:val="19"/>
            <w:szCs w:val="19"/>
          </w:rPr>
          <w:tab/>
        </w:r>
        <w:r>
          <w:rPr>
            <w:rFonts w:ascii="Consolas" w:hAnsi="Consolas" w:cs="Consolas"/>
            <w:color w:val="0000FF"/>
            <w:sz w:val="19"/>
            <w:szCs w:val="19"/>
          </w:rPr>
          <w:tab/>
          <w:t>&lt;</w:t>
        </w:r>
        <w:proofErr w:type="gramStart"/>
        <w:r>
          <w:rPr>
            <w:rFonts w:ascii="Consolas" w:hAnsi="Consolas" w:cs="Consolas"/>
            <w:color w:val="A31515"/>
            <w:sz w:val="19"/>
            <w:szCs w:val="19"/>
          </w:rPr>
          <w:t>lxi:InstrumentAddressString</w:t>
        </w:r>
        <w:proofErr w:type="gramEnd"/>
        <w:r>
          <w:rPr>
            <w:rFonts w:ascii="Consolas" w:hAnsi="Consolas" w:cs="Consolas"/>
            <w:color w:val="0000FF"/>
            <w:sz w:val="19"/>
            <w:szCs w:val="19"/>
          </w:rPr>
          <w:t>&gt;</w:t>
        </w:r>
        <w:r>
          <w:rPr>
            <w:rFonts w:ascii="Consolas" w:hAnsi="Consolas" w:cs="Consolas"/>
            <w:color w:val="000000"/>
            <w:sz w:val="19"/>
            <w:szCs w:val="19"/>
          </w:rPr>
          <w:t>TCPIP::10.1.2.32::3002::SOCKET</w:t>
        </w:r>
        <w:r>
          <w:rPr>
            <w:rFonts w:ascii="Consolas" w:hAnsi="Consolas" w:cs="Consolas"/>
            <w:color w:val="0000FF"/>
            <w:sz w:val="19"/>
            <w:szCs w:val="19"/>
          </w:rPr>
          <w:t>&lt;/</w:t>
        </w:r>
        <w:r>
          <w:rPr>
            <w:rFonts w:ascii="Consolas" w:hAnsi="Consolas" w:cs="Consolas"/>
            <w:color w:val="A31515"/>
            <w:sz w:val="19"/>
            <w:szCs w:val="19"/>
          </w:rPr>
          <w:t>lxi:InstrumentAddressString</w:t>
        </w:r>
        <w:r>
          <w:rPr>
            <w:rFonts w:ascii="Consolas" w:hAnsi="Consolas" w:cs="Consolas"/>
            <w:color w:val="0000FF"/>
            <w:sz w:val="19"/>
            <w:szCs w:val="19"/>
          </w:rPr>
          <w:t>&gt;</w:t>
        </w:r>
      </w:ins>
    </w:p>
    <w:p w14:paraId="1FFA9C28" w14:textId="77777777" w:rsidR="00286624" w:rsidRDefault="00286624" w:rsidP="00286624">
      <w:pPr>
        <w:autoSpaceDE w:val="0"/>
        <w:autoSpaceDN w:val="0"/>
        <w:adjustRightInd w:val="0"/>
        <w:rPr>
          <w:ins w:id="779" w:author="John Ryland" w:date="2023-02-12T17:14:00Z"/>
          <w:rFonts w:ascii="Consolas" w:hAnsi="Consolas" w:cs="Consolas"/>
          <w:color w:val="000000"/>
          <w:sz w:val="19"/>
          <w:szCs w:val="19"/>
        </w:rPr>
      </w:pPr>
      <w:ins w:id="780" w:author="John Ryland" w:date="2023-02-12T17:14:00Z">
        <w:r>
          <w:rPr>
            <w:rFonts w:ascii="Consolas" w:hAnsi="Consolas" w:cs="Consolas"/>
            <w:color w:val="0000FF"/>
            <w:sz w:val="19"/>
            <w:szCs w:val="19"/>
          </w:rPr>
          <w:tab/>
          <w:t>&lt;/</w:t>
        </w:r>
        <w:proofErr w:type="spellStart"/>
        <w:proofErr w:type="gramStart"/>
        <w:r>
          <w:rPr>
            <w:rFonts w:ascii="Consolas" w:hAnsi="Consolas" w:cs="Consolas"/>
            <w:color w:val="A31515"/>
            <w:sz w:val="19"/>
            <w:szCs w:val="19"/>
          </w:rPr>
          <w:t>lxi:Interface</w:t>
        </w:r>
        <w:proofErr w:type="spellEnd"/>
        <w:proofErr w:type="gramEnd"/>
        <w:r>
          <w:rPr>
            <w:rFonts w:ascii="Consolas" w:hAnsi="Consolas" w:cs="Consolas"/>
            <w:color w:val="0000FF"/>
            <w:sz w:val="19"/>
            <w:szCs w:val="19"/>
          </w:rPr>
          <w:t>&gt;</w:t>
        </w:r>
      </w:ins>
    </w:p>
    <w:p w14:paraId="6C457FDF" w14:textId="77777777" w:rsidR="00286624" w:rsidRDefault="00286624" w:rsidP="00286624">
      <w:pPr>
        <w:autoSpaceDE w:val="0"/>
        <w:autoSpaceDN w:val="0"/>
        <w:adjustRightInd w:val="0"/>
        <w:rPr>
          <w:ins w:id="781" w:author="John Ryland" w:date="2023-02-12T17:14:00Z"/>
          <w:rFonts w:ascii="Consolas" w:hAnsi="Consolas" w:cs="Consolas"/>
          <w:color w:val="000000"/>
          <w:sz w:val="19"/>
          <w:szCs w:val="19"/>
        </w:rPr>
      </w:pPr>
      <w:ins w:id="782" w:author="John Ryland" w:date="2023-02-12T17:14:00Z">
        <w:r>
          <w:rPr>
            <w:rFonts w:ascii="Consolas" w:hAnsi="Consolas" w:cs="Consolas"/>
            <w:color w:val="0000FF"/>
            <w:sz w:val="19"/>
            <w:szCs w:val="19"/>
          </w:rPr>
          <w:tab/>
          <w:t>&lt;</w:t>
        </w:r>
        <w:proofErr w:type="spellStart"/>
        <w:proofErr w:type="gramStart"/>
        <w:r>
          <w:rPr>
            <w:rFonts w:ascii="Consolas" w:hAnsi="Consolas" w:cs="Consolas"/>
            <w:color w:val="A31515"/>
            <w:sz w:val="19"/>
            <w:szCs w:val="19"/>
          </w:rPr>
          <w:t>lxi:Extension</w:t>
        </w:r>
        <w:proofErr w:type="spellEnd"/>
        <w:proofErr w:type="gramEnd"/>
        <w:r>
          <w:rPr>
            <w:rFonts w:ascii="Consolas" w:hAnsi="Consolas" w:cs="Consolas"/>
            <w:color w:val="0000FF"/>
            <w:sz w:val="19"/>
            <w:szCs w:val="19"/>
          </w:rPr>
          <w:t>&gt;</w:t>
        </w:r>
      </w:ins>
    </w:p>
    <w:p w14:paraId="414789F2" w14:textId="77777777" w:rsidR="00286624" w:rsidRDefault="00286624" w:rsidP="00286624">
      <w:pPr>
        <w:autoSpaceDE w:val="0"/>
        <w:autoSpaceDN w:val="0"/>
        <w:adjustRightInd w:val="0"/>
        <w:rPr>
          <w:ins w:id="783" w:author="John Ryland" w:date="2023-02-12T17:14:00Z"/>
          <w:rFonts w:ascii="Consolas" w:hAnsi="Consolas" w:cs="Consolas"/>
          <w:color w:val="000000"/>
          <w:sz w:val="19"/>
          <w:szCs w:val="19"/>
        </w:rPr>
      </w:pPr>
      <w:ins w:id="784" w:author="John Ryland" w:date="2023-02-12T17:14:00Z">
        <w:r>
          <w:rPr>
            <w:rFonts w:ascii="Consolas" w:hAnsi="Consolas" w:cs="Consolas"/>
            <w:color w:val="0000FF"/>
            <w:sz w:val="19"/>
            <w:szCs w:val="19"/>
          </w:rPr>
          <w:tab/>
        </w:r>
        <w:r>
          <w:rPr>
            <w:rFonts w:ascii="Consolas" w:hAnsi="Consolas" w:cs="Consolas"/>
            <w:color w:val="0000FF"/>
            <w:sz w:val="19"/>
            <w:szCs w:val="19"/>
          </w:rPr>
          <w:tab/>
          <w:t>&lt;</w:t>
        </w:r>
        <w:proofErr w:type="spellStart"/>
        <w:r>
          <w:rPr>
            <w:rFonts w:ascii="Consolas" w:hAnsi="Consolas" w:cs="Consolas"/>
            <w:color w:val="A31515"/>
            <w:sz w:val="19"/>
            <w:szCs w:val="19"/>
          </w:rPr>
          <w:t>MySampleDeviceExtension</w:t>
        </w:r>
        <w:proofErr w:type="spellEnd"/>
        <w:r>
          <w:rPr>
            <w:rFonts w:ascii="Consolas" w:hAnsi="Consolas" w:cs="Consolas"/>
            <w:color w:val="0000FF"/>
            <w:sz w:val="19"/>
            <w:szCs w:val="19"/>
          </w:rPr>
          <w:t>&gt;</w:t>
        </w:r>
      </w:ins>
    </w:p>
    <w:p w14:paraId="7083CD2C" w14:textId="77777777" w:rsidR="00286624" w:rsidRDefault="00286624" w:rsidP="00286624">
      <w:pPr>
        <w:autoSpaceDE w:val="0"/>
        <w:autoSpaceDN w:val="0"/>
        <w:adjustRightInd w:val="0"/>
        <w:rPr>
          <w:ins w:id="785" w:author="John Ryland" w:date="2023-02-12T17:14:00Z"/>
          <w:rFonts w:ascii="Consolas" w:hAnsi="Consolas" w:cs="Consolas"/>
          <w:color w:val="000000"/>
          <w:sz w:val="19"/>
          <w:szCs w:val="19"/>
        </w:rPr>
      </w:pPr>
      <w:ins w:id="786" w:author="John Ryland" w:date="2023-02-12T17:14:00Z">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Arbitrary Vendor Extension Data can go here.</w:t>
        </w:r>
      </w:ins>
    </w:p>
    <w:p w14:paraId="0B62FD09" w14:textId="77777777" w:rsidR="00286624" w:rsidRDefault="00286624" w:rsidP="00286624">
      <w:pPr>
        <w:autoSpaceDE w:val="0"/>
        <w:autoSpaceDN w:val="0"/>
        <w:adjustRightInd w:val="0"/>
        <w:rPr>
          <w:ins w:id="787" w:author="John Ryland" w:date="2023-02-12T17:14:00Z"/>
          <w:rFonts w:ascii="Consolas" w:hAnsi="Consolas" w:cs="Consolas"/>
          <w:color w:val="000000"/>
          <w:sz w:val="19"/>
          <w:szCs w:val="19"/>
        </w:rPr>
      </w:pPr>
      <w:ins w:id="788" w:author="John Ryland" w:date="2023-02-12T17:14:00Z">
        <w:r>
          <w:rPr>
            <w:rFonts w:ascii="Consolas" w:hAnsi="Consolas" w:cs="Consolas"/>
            <w:color w:val="0000FF"/>
            <w:sz w:val="19"/>
            <w:szCs w:val="19"/>
          </w:rPr>
          <w:tab/>
        </w:r>
        <w:r>
          <w:rPr>
            <w:rFonts w:ascii="Consolas" w:hAnsi="Consolas" w:cs="Consolas"/>
            <w:color w:val="0000FF"/>
            <w:sz w:val="19"/>
            <w:szCs w:val="19"/>
          </w:rPr>
          <w:tab/>
          <w:t>&lt;/</w:t>
        </w:r>
        <w:proofErr w:type="spellStart"/>
        <w:r>
          <w:rPr>
            <w:rFonts w:ascii="Consolas" w:hAnsi="Consolas" w:cs="Consolas"/>
            <w:color w:val="A31515"/>
            <w:sz w:val="19"/>
            <w:szCs w:val="19"/>
          </w:rPr>
          <w:t>MySampleDeviceExtension</w:t>
        </w:r>
        <w:proofErr w:type="spellEnd"/>
        <w:r>
          <w:rPr>
            <w:rFonts w:ascii="Consolas" w:hAnsi="Consolas" w:cs="Consolas"/>
            <w:color w:val="0000FF"/>
            <w:sz w:val="19"/>
            <w:szCs w:val="19"/>
          </w:rPr>
          <w:t>&gt;</w:t>
        </w:r>
      </w:ins>
    </w:p>
    <w:p w14:paraId="6F91F30C" w14:textId="77777777" w:rsidR="00286624" w:rsidRDefault="00286624" w:rsidP="00286624">
      <w:pPr>
        <w:autoSpaceDE w:val="0"/>
        <w:autoSpaceDN w:val="0"/>
        <w:adjustRightInd w:val="0"/>
        <w:rPr>
          <w:ins w:id="789" w:author="John Ryland" w:date="2023-02-12T17:14:00Z"/>
          <w:rFonts w:ascii="Consolas" w:hAnsi="Consolas" w:cs="Consolas"/>
          <w:color w:val="000000"/>
          <w:sz w:val="19"/>
          <w:szCs w:val="19"/>
        </w:rPr>
      </w:pPr>
      <w:ins w:id="790" w:author="John Ryland" w:date="2023-02-12T17:14:00Z">
        <w:r>
          <w:rPr>
            <w:rFonts w:ascii="Consolas" w:hAnsi="Consolas" w:cs="Consolas"/>
            <w:color w:val="0000FF"/>
            <w:sz w:val="19"/>
            <w:szCs w:val="19"/>
          </w:rPr>
          <w:tab/>
          <w:t>&lt;/</w:t>
        </w:r>
        <w:proofErr w:type="spellStart"/>
        <w:proofErr w:type="gramStart"/>
        <w:r>
          <w:rPr>
            <w:rFonts w:ascii="Consolas" w:hAnsi="Consolas" w:cs="Consolas"/>
            <w:color w:val="A31515"/>
            <w:sz w:val="19"/>
            <w:szCs w:val="19"/>
          </w:rPr>
          <w:t>lxi:Extension</w:t>
        </w:r>
        <w:proofErr w:type="spellEnd"/>
        <w:proofErr w:type="gramEnd"/>
        <w:r>
          <w:rPr>
            <w:rFonts w:ascii="Consolas" w:hAnsi="Consolas" w:cs="Consolas"/>
            <w:color w:val="0000FF"/>
            <w:sz w:val="19"/>
            <w:szCs w:val="19"/>
          </w:rPr>
          <w:t>&gt;</w:t>
        </w:r>
      </w:ins>
    </w:p>
    <w:p w14:paraId="4D25F6B7" w14:textId="77777777" w:rsidR="00286624" w:rsidRDefault="00286624" w:rsidP="00286624">
      <w:pPr>
        <w:autoSpaceDE w:val="0"/>
        <w:autoSpaceDN w:val="0"/>
        <w:adjustRightInd w:val="0"/>
        <w:rPr>
          <w:ins w:id="791" w:author="John Ryland" w:date="2023-02-12T17:14:00Z"/>
          <w:rFonts w:ascii="Consolas" w:hAnsi="Consolas" w:cs="Consolas"/>
          <w:color w:val="000000"/>
          <w:sz w:val="19"/>
          <w:szCs w:val="19"/>
        </w:rPr>
      </w:pPr>
      <w:ins w:id="792" w:author="John Ryland" w:date="2023-02-12T17:14:00Z">
        <w:r>
          <w:rPr>
            <w:rFonts w:ascii="Consolas" w:hAnsi="Consolas" w:cs="Consolas"/>
            <w:color w:val="0000FF"/>
            <w:sz w:val="19"/>
            <w:szCs w:val="19"/>
          </w:rPr>
          <w:tab/>
          <w:t>&lt;</w:t>
        </w:r>
        <w:proofErr w:type="spellStart"/>
        <w:r>
          <w:rPr>
            <w:rFonts w:ascii="Consolas" w:hAnsi="Consolas" w:cs="Consolas"/>
            <w:color w:val="A31515"/>
            <w:sz w:val="19"/>
            <w:szCs w:val="19"/>
          </w:rPr>
          <w:t>LogicalAddress</w:t>
        </w:r>
        <w:proofErr w:type="spellEnd"/>
        <w:r>
          <w:rPr>
            <w:rFonts w:ascii="Consolas" w:hAnsi="Consolas" w:cs="Consolas"/>
            <w:color w:val="0000FF"/>
            <w:sz w:val="19"/>
            <w:szCs w:val="19"/>
          </w:rPr>
          <w:t>&gt;</w:t>
        </w:r>
        <w:r>
          <w:rPr>
            <w:rFonts w:ascii="Consolas" w:hAnsi="Consolas" w:cs="Consolas"/>
            <w:color w:val="000000"/>
            <w:sz w:val="19"/>
            <w:szCs w:val="19"/>
          </w:rPr>
          <w:t>2</w:t>
        </w:r>
        <w:r>
          <w:rPr>
            <w:rFonts w:ascii="Consolas" w:hAnsi="Consolas" w:cs="Consolas"/>
            <w:color w:val="0000FF"/>
            <w:sz w:val="19"/>
            <w:szCs w:val="19"/>
          </w:rPr>
          <w:t>&lt;/</w:t>
        </w:r>
        <w:proofErr w:type="spellStart"/>
        <w:r>
          <w:rPr>
            <w:rFonts w:ascii="Consolas" w:hAnsi="Consolas" w:cs="Consolas"/>
            <w:color w:val="A31515"/>
            <w:sz w:val="19"/>
            <w:szCs w:val="19"/>
          </w:rPr>
          <w:t>LogicalAddress</w:t>
        </w:r>
        <w:proofErr w:type="spellEnd"/>
        <w:r>
          <w:rPr>
            <w:rFonts w:ascii="Consolas" w:hAnsi="Consolas" w:cs="Consolas"/>
            <w:color w:val="0000FF"/>
            <w:sz w:val="19"/>
            <w:szCs w:val="19"/>
          </w:rPr>
          <w:t>&gt;</w:t>
        </w:r>
      </w:ins>
    </w:p>
    <w:p w14:paraId="6AA258D8" w14:textId="44769EED" w:rsidR="00BB6D6C" w:rsidRPr="00C67620" w:rsidRDefault="00286624" w:rsidP="00286624">
      <w:pPr>
        <w:pStyle w:val="LXIBody"/>
      </w:pPr>
      <w:ins w:id="793" w:author="John Ryland" w:date="2023-02-12T17:14:00Z">
        <w:r>
          <w:rPr>
            <w:rFonts w:ascii="Consolas" w:hAnsi="Consolas" w:cs="Consolas"/>
            <w:color w:val="0000FF"/>
            <w:sz w:val="19"/>
            <w:szCs w:val="19"/>
          </w:rPr>
          <w:t>&lt;/</w:t>
        </w:r>
        <w:proofErr w:type="spellStart"/>
        <w:r>
          <w:rPr>
            <w:rFonts w:ascii="Consolas" w:hAnsi="Consolas" w:cs="Consolas"/>
            <w:color w:val="A31515"/>
            <w:sz w:val="19"/>
            <w:szCs w:val="19"/>
          </w:rPr>
          <w:t>MyDevice</w:t>
        </w:r>
        <w:proofErr w:type="spellEnd"/>
        <w:r>
          <w:rPr>
            <w:rFonts w:ascii="Consolas" w:hAnsi="Consolas" w:cs="Consolas"/>
            <w:color w:val="0000FF"/>
            <w:sz w:val="19"/>
            <w:szCs w:val="19"/>
          </w:rPr>
          <w:t>&gt;</w:t>
        </w:r>
      </w:ins>
    </w:p>
    <w:p w14:paraId="0B4A43E3" w14:textId="77777777" w:rsidR="0048064F" w:rsidRDefault="0048064F" w:rsidP="0048064F">
      <w:pPr>
        <w:pStyle w:val="Heading1"/>
      </w:pPr>
      <w:bookmarkStart w:id="794" w:name="_Toc127115119"/>
      <w:r>
        <w:lastRenderedPageBreak/>
        <w:t>LXI Discovery Using mDNS</w:t>
      </w:r>
      <w:bookmarkEnd w:id="794"/>
    </w:p>
    <w:p w14:paraId="5CB441E6" w14:textId="77777777" w:rsidR="00A1351F" w:rsidRDefault="00711125" w:rsidP="00FB2455">
      <w:pPr>
        <w:pStyle w:val="LXIBody"/>
      </w:pPr>
      <w:r>
        <w:t>As of Revision 1.3 of the LXI Device Specification, LXI Devi</w:t>
      </w:r>
      <w:r w:rsidR="00A1351F">
        <w:t xml:space="preserve">ces are required to support </w:t>
      </w:r>
      <w:r>
        <w:t>mDNS</w:t>
      </w:r>
      <w:r w:rsidR="00A1351F">
        <w:t xml:space="preserve">, a protocol that allows devices to perform DNS operation on a local link, even without the presence of an administered DNS server.  This is useful for setting up simple LANs, allowing devices and controllers to use meaningful </w:t>
      </w:r>
      <w:r w:rsidR="00455171">
        <w:t>H</w:t>
      </w:r>
      <w:r w:rsidR="00A1351F">
        <w:t>ostnames.  In addition, the DNS Service Discovery (DNS-SD) allows servers and clients to advertise, browse, and discover service products – such as HTTP servers, HiSLIP, VXI-11, etc. – on the LAN.</w:t>
      </w:r>
    </w:p>
    <w:p w14:paraId="39589DEE" w14:textId="77777777" w:rsidR="00BB6D6C" w:rsidRDefault="00A1351F" w:rsidP="00FB2455">
      <w:pPr>
        <w:pStyle w:val="LXIBody"/>
      </w:pPr>
      <w:r>
        <w:t xml:space="preserve">The LXI Discovery Tool provides </w:t>
      </w:r>
      <w:r w:rsidR="00780215">
        <w:t>a means of finding LXI Devices that are advertising themselves, regardless of the subnet configuration.</w:t>
      </w:r>
    </w:p>
    <w:p w14:paraId="6FFBD3EC" w14:textId="77777777" w:rsidR="00780215" w:rsidRDefault="00780215" w:rsidP="003F66CF">
      <w:pPr>
        <w:pStyle w:val="LXIBody"/>
      </w:pPr>
      <w:r>
        <w:rPr>
          <w:noProof/>
        </w:rPr>
        <w:drawing>
          <wp:inline distT="0" distB="0" distL="0" distR="0" wp14:anchorId="341DDC90" wp14:editId="78A33D27">
            <wp:extent cx="5486400" cy="3407898"/>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3407898"/>
                    </a:xfrm>
                    <a:prstGeom prst="rect">
                      <a:avLst/>
                    </a:prstGeom>
                  </pic:spPr>
                </pic:pic>
              </a:graphicData>
            </a:graphic>
          </wp:inline>
        </w:drawing>
      </w:r>
    </w:p>
    <w:p w14:paraId="5369032B" w14:textId="77777777" w:rsidR="00780215" w:rsidRDefault="00780215" w:rsidP="003F66CF">
      <w:pPr>
        <w:pStyle w:val="LXIBody"/>
      </w:pPr>
      <w:r>
        <w:t>When an LXI Device is connected to a subnet, it immediately starts the advertising process.  Other LXI Devices and controllers running the mDNS, DNS-SD, etc. protocol will capture the multicast packe</w:t>
      </w:r>
      <w:r w:rsidR="003F66CF">
        <w:t>ts containing the Hostname and S</w:t>
      </w:r>
      <w:r>
        <w:t>ervice</w:t>
      </w:r>
      <w:r w:rsidR="003F66CF">
        <w:t xml:space="preserve"> Name</w:t>
      </w:r>
      <w:r>
        <w:t xml:space="preserve"> information and will cache that information.  They can then perform the name resolution and </w:t>
      </w:r>
      <w:r w:rsidR="003179DE">
        <w:t xml:space="preserve">determine </w:t>
      </w:r>
      <w:r>
        <w:t xml:space="preserve">details of the services.  </w:t>
      </w:r>
    </w:p>
    <w:p w14:paraId="059F36D4" w14:textId="77777777" w:rsidR="003179DE" w:rsidRDefault="003179DE" w:rsidP="003F66CF">
      <w:pPr>
        <w:pStyle w:val="LXIBody"/>
      </w:pPr>
      <w:r>
        <w:t>More advanced tools, such as Connection Experts for VISA I/O Libraries, will be running the mDNS service in background</w:t>
      </w:r>
      <w:r w:rsidR="00351782">
        <w:t xml:space="preserve"> of the computer</w:t>
      </w:r>
      <w:r>
        <w:t xml:space="preserve"> and will discover an LXI Device’s service information.  The Connection Expert can then present connection choices to the programmer such as HiSLIP, Sockets, VXI-11, etc.</w:t>
      </w:r>
    </w:p>
    <w:p w14:paraId="7FDC4344" w14:textId="77777777" w:rsidR="003179DE" w:rsidRDefault="003179DE" w:rsidP="003F66CF">
      <w:pPr>
        <w:pStyle w:val="LXIBody"/>
      </w:pPr>
      <w:r>
        <w:t xml:space="preserve">Each LXI Device is required by Rule 10.3 and sub-rules of the LXI Device Specification to resolve its own Hostname and Service Name conflicts when connected to a subnet.  The Hostname is typically defaulted to a Model Number concatenated with the device’s serial number.  The Service Name is often the Description of the device – 6.5 Digit DMM, Spectrum Analyzer, etc.  </w:t>
      </w:r>
    </w:p>
    <w:p w14:paraId="3C93CFF9" w14:textId="77777777" w:rsidR="003179DE" w:rsidRDefault="003179DE" w:rsidP="003F66CF">
      <w:pPr>
        <w:pStyle w:val="LXIBody"/>
      </w:pPr>
      <w:r>
        <w:t xml:space="preserve">If an mDNS </w:t>
      </w:r>
      <w:r w:rsidR="00DE25FF">
        <w:t>H</w:t>
      </w:r>
      <w:r>
        <w:t>ostname conflict occurs, the LXI Device assigns itself a new Hostname and will retry until the conflict is resolved. New Hostnames are generated by appending a number to the end of the hostname. For example, a conflict on “</w:t>
      </w:r>
      <w:proofErr w:type="spellStart"/>
      <w:r>
        <w:t>Instr</w:t>
      </w:r>
      <w:proofErr w:type="spellEnd"/>
      <w:r>
        <w:t>-ABC” would become “Instr-ABC-2” after the first collision, “Instr-ABC-3” on the second, and so on.</w:t>
      </w:r>
    </w:p>
    <w:p w14:paraId="500692C5" w14:textId="77777777" w:rsidR="003179DE" w:rsidRPr="003F66CF" w:rsidRDefault="003F66CF" w:rsidP="003F66CF">
      <w:pPr>
        <w:ind w:left="576"/>
        <w:rPr>
          <w:szCs w:val="20"/>
        </w:rPr>
      </w:pPr>
      <w:r w:rsidRPr="003F66CF">
        <w:rPr>
          <w:szCs w:val="20"/>
        </w:rPr>
        <w:t xml:space="preserve">If an mDNS </w:t>
      </w:r>
      <w:r>
        <w:rPr>
          <w:szCs w:val="20"/>
        </w:rPr>
        <w:t>S</w:t>
      </w:r>
      <w:r w:rsidRPr="003F66CF">
        <w:rPr>
          <w:szCs w:val="20"/>
        </w:rPr>
        <w:t xml:space="preserve">ervice </w:t>
      </w:r>
      <w:r>
        <w:rPr>
          <w:szCs w:val="20"/>
        </w:rPr>
        <w:t>N</w:t>
      </w:r>
      <w:r w:rsidR="003179DE" w:rsidRPr="003F66CF">
        <w:rPr>
          <w:szCs w:val="20"/>
        </w:rPr>
        <w:t>ame conflict occ</w:t>
      </w:r>
      <w:r w:rsidRPr="003F66CF">
        <w:rPr>
          <w:szCs w:val="20"/>
        </w:rPr>
        <w:t xml:space="preserve">urs, the LXI Device </w:t>
      </w:r>
      <w:r>
        <w:rPr>
          <w:szCs w:val="20"/>
        </w:rPr>
        <w:t>assigns</w:t>
      </w:r>
      <w:r w:rsidRPr="003F66CF">
        <w:rPr>
          <w:szCs w:val="20"/>
        </w:rPr>
        <w:t xml:space="preserve"> itself a new </w:t>
      </w:r>
      <w:r>
        <w:rPr>
          <w:szCs w:val="20"/>
        </w:rPr>
        <w:t>S</w:t>
      </w:r>
      <w:r w:rsidRPr="003F66CF">
        <w:rPr>
          <w:szCs w:val="20"/>
        </w:rPr>
        <w:t xml:space="preserve">ervice </w:t>
      </w:r>
      <w:r>
        <w:rPr>
          <w:szCs w:val="20"/>
        </w:rPr>
        <w:t>N</w:t>
      </w:r>
      <w:r w:rsidR="003179DE" w:rsidRPr="003F66CF">
        <w:rPr>
          <w:szCs w:val="20"/>
        </w:rPr>
        <w:t xml:space="preserve">ame and </w:t>
      </w:r>
      <w:r>
        <w:rPr>
          <w:szCs w:val="20"/>
        </w:rPr>
        <w:t xml:space="preserve">will </w:t>
      </w:r>
      <w:r w:rsidR="003179DE" w:rsidRPr="003F66CF">
        <w:rPr>
          <w:szCs w:val="20"/>
        </w:rPr>
        <w:t>retry until</w:t>
      </w:r>
      <w:r w:rsidRPr="003F66CF">
        <w:rPr>
          <w:szCs w:val="20"/>
        </w:rPr>
        <w:t xml:space="preserve"> the conflict is resolved. New </w:t>
      </w:r>
      <w:r>
        <w:rPr>
          <w:szCs w:val="20"/>
        </w:rPr>
        <w:t>S</w:t>
      </w:r>
      <w:r w:rsidRPr="003F66CF">
        <w:rPr>
          <w:szCs w:val="20"/>
        </w:rPr>
        <w:t xml:space="preserve">ervice </w:t>
      </w:r>
      <w:r>
        <w:rPr>
          <w:szCs w:val="20"/>
        </w:rPr>
        <w:t>N</w:t>
      </w:r>
      <w:r w:rsidRPr="003F66CF">
        <w:rPr>
          <w:szCs w:val="20"/>
        </w:rPr>
        <w:t xml:space="preserve">ames </w:t>
      </w:r>
      <w:r>
        <w:rPr>
          <w:szCs w:val="20"/>
        </w:rPr>
        <w:t>are</w:t>
      </w:r>
      <w:r w:rsidR="003179DE" w:rsidRPr="003F66CF">
        <w:rPr>
          <w:szCs w:val="20"/>
        </w:rPr>
        <w:t xml:space="preserve"> generated by appending a number to </w:t>
      </w:r>
      <w:r w:rsidR="003179DE" w:rsidRPr="003F66CF">
        <w:rPr>
          <w:szCs w:val="20"/>
        </w:rPr>
        <w:lastRenderedPageBreak/>
        <w:t>the end of the service name. For example, a conflict on “Vendor Instrument” would become “Vendor Instrument (2)” after the first collision, “Vendor Instrument (3)” on the second, and so on.</w:t>
      </w:r>
    </w:p>
    <w:p w14:paraId="30DCCCAD" w14:textId="77777777" w:rsidR="003179DE" w:rsidRDefault="003179DE" w:rsidP="003F66CF">
      <w:pPr>
        <w:pStyle w:val="LXIBody"/>
      </w:pPr>
    </w:p>
    <w:p w14:paraId="36AF6883" w14:textId="77777777" w:rsidR="003179DE" w:rsidRDefault="003179DE" w:rsidP="003F66CF">
      <w:pPr>
        <w:pStyle w:val="LXIBody"/>
      </w:pPr>
    </w:p>
    <w:p w14:paraId="54C529ED" w14:textId="77777777" w:rsidR="003179DE" w:rsidRDefault="003179DE" w:rsidP="003F66CF">
      <w:pPr>
        <w:pStyle w:val="LXIBody"/>
      </w:pPr>
    </w:p>
    <w:p w14:paraId="1C0157D6" w14:textId="77777777" w:rsidR="00780215" w:rsidRPr="00916706" w:rsidRDefault="00780215" w:rsidP="003F66CF">
      <w:pPr>
        <w:pStyle w:val="LXIBody"/>
      </w:pPr>
    </w:p>
    <w:p w14:paraId="3CBAF917" w14:textId="77777777" w:rsidR="002F3C72" w:rsidRDefault="00BF0CF7" w:rsidP="00C67F05">
      <w:pPr>
        <w:pStyle w:val="Heading1"/>
      </w:pPr>
      <w:bookmarkStart w:id="795" w:name="_Toc448068007"/>
      <w:bookmarkStart w:id="796" w:name="_Toc440810922"/>
      <w:bookmarkStart w:id="797" w:name="_Toc127115120"/>
      <w:bookmarkEnd w:id="795"/>
      <w:r w:rsidRPr="00BF0CF7">
        <w:rPr>
          <w:noProof/>
        </w:rPr>
        <w:lastRenderedPageBreak/>
        <w:drawing>
          <wp:anchor distT="0" distB="0" distL="114300" distR="114300" simplePos="0" relativeHeight="251658241" behindDoc="0" locked="0" layoutInCell="1" allowOverlap="1" wp14:anchorId="2DC0B98F" wp14:editId="559B72AC">
            <wp:simplePos x="0" y="0"/>
            <wp:positionH relativeFrom="column">
              <wp:posOffset>3690150</wp:posOffset>
            </wp:positionH>
            <wp:positionV relativeFrom="paragraph">
              <wp:posOffset>83430</wp:posOffset>
            </wp:positionV>
            <wp:extent cx="1536806" cy="569154"/>
            <wp:effectExtent l="0" t="0" r="6350" b="2540"/>
            <wp:wrapNone/>
            <wp:docPr id="9" name="Picture 9">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1536806" cy="569154"/>
                    </a:xfrm>
                    <a:prstGeom prst="rect">
                      <a:avLst/>
                    </a:prstGeom>
                  </pic:spPr>
                </pic:pic>
              </a:graphicData>
            </a:graphic>
            <wp14:sizeRelH relativeFrom="page">
              <wp14:pctWidth>0</wp14:pctWidth>
            </wp14:sizeRelH>
            <wp14:sizeRelV relativeFrom="page">
              <wp14:pctHeight>0</wp14:pctHeight>
            </wp14:sizeRelV>
          </wp:anchor>
        </w:drawing>
      </w:r>
      <w:r w:rsidR="002F3C72" w:rsidRPr="00C67620">
        <w:t>Glossary of Terms</w:t>
      </w:r>
      <w:bookmarkEnd w:id="796"/>
      <w:bookmarkEnd w:id="797"/>
    </w:p>
    <w:p w14:paraId="670414D8" w14:textId="77777777" w:rsidR="009E587F" w:rsidRDefault="002F3C72" w:rsidP="002F3C72">
      <w:pPr>
        <w:rPr>
          <w:rFonts w:ascii="Arial" w:hAnsi="Arial" w:cs="Arial"/>
          <w:sz w:val="28"/>
          <w:szCs w:val="28"/>
        </w:rPr>
      </w:pPr>
      <w:r>
        <w:rPr>
          <w:rFonts w:ascii="Arial" w:hAnsi="Arial" w:cs="Arial"/>
          <w:sz w:val="28"/>
          <w:szCs w:val="28"/>
        </w:rPr>
        <w:t>Use of Technical Terms</w:t>
      </w:r>
      <w:r w:rsidR="009E587F">
        <w:rPr>
          <w:rFonts w:ascii="Arial" w:hAnsi="Arial" w:cs="Arial"/>
          <w:sz w:val="28"/>
          <w:szCs w:val="28"/>
        </w:rPr>
        <w:t xml:space="preserve">    </w:t>
      </w:r>
    </w:p>
    <w:p w14:paraId="5638EE88" w14:textId="77777777" w:rsidR="002F3C72" w:rsidRPr="001D1E90" w:rsidRDefault="004F30EC" w:rsidP="001D1E90">
      <w:pPr>
        <w:pStyle w:val="LXIBody"/>
      </w:pPr>
      <w:r>
        <w:t>The definitions of technical terms and acronyms in this appendix shall be used in interpreting the defined term or acronym in the context of this standard.  The embedded file above allows you to obtain the actual glossary document directly.</w:t>
      </w:r>
      <w:r w:rsidR="009E587F">
        <w:rPr>
          <w:rFonts w:ascii="Arial" w:hAnsi="Arial" w:cs="Arial"/>
          <w:sz w:val="28"/>
          <w:szCs w:val="28"/>
        </w:rPr>
        <w:t xml:space="preserve">                                                       </w:t>
      </w:r>
    </w:p>
    <w:p w14:paraId="613B29DC" w14:textId="77777777" w:rsidR="002F3C72" w:rsidRPr="00675DEA" w:rsidRDefault="002F3C72" w:rsidP="002F3C72">
      <w:pPr>
        <w:pStyle w:val="LXIBody"/>
        <w:rPr>
          <w:b/>
        </w:rPr>
      </w:pPr>
      <w:r w:rsidRPr="00675DEA">
        <w:rPr>
          <w:b/>
          <w:lang w:val="en-GB"/>
        </w:rPr>
        <w:t>API</w:t>
      </w:r>
    </w:p>
    <w:p w14:paraId="53DE7486" w14:textId="77777777" w:rsidR="002F3C72" w:rsidRPr="00675DEA" w:rsidRDefault="002F3C72" w:rsidP="002F3C72">
      <w:pPr>
        <w:pStyle w:val="LXIBody"/>
      </w:pPr>
      <w:r w:rsidRPr="00675DEA">
        <w:t>API stands for Application Programming Interface.</w:t>
      </w:r>
    </w:p>
    <w:p w14:paraId="662D0DB2" w14:textId="77777777" w:rsidR="002F3C72" w:rsidRPr="00675DEA" w:rsidRDefault="002F3C72" w:rsidP="002F3C72">
      <w:pPr>
        <w:pStyle w:val="LXIBody"/>
        <w:rPr>
          <w:b/>
          <w:lang w:val="en-GB"/>
        </w:rPr>
      </w:pPr>
      <w:r w:rsidRPr="00675DEA">
        <w:rPr>
          <w:b/>
          <w:lang w:val="en-GB"/>
        </w:rPr>
        <w:t>Auto-MDIX</w:t>
      </w:r>
    </w:p>
    <w:p w14:paraId="382AE6B8" w14:textId="77777777" w:rsidR="002F3C72" w:rsidRPr="00675DEA" w:rsidRDefault="002F3C72" w:rsidP="002F3C72">
      <w:pPr>
        <w:pStyle w:val="LXIBody"/>
      </w:pPr>
      <w:r w:rsidRPr="00675DEA">
        <w:t>Auto-MDIX is a protocol, which allows two Ethernet devices to negotiate their use of the Ethernet TX and RX cable pairs. This allows two Ethernet devices with MDI-X or MDI connectors to connect without using a crossover cable. This feature is also known as Auto-crossover.</w:t>
      </w:r>
    </w:p>
    <w:p w14:paraId="743B094F" w14:textId="77777777" w:rsidR="002F3C72" w:rsidRPr="00675DEA" w:rsidRDefault="002F3C72" w:rsidP="002F3C72">
      <w:pPr>
        <w:pStyle w:val="LXIBody"/>
        <w:rPr>
          <w:b/>
        </w:rPr>
      </w:pPr>
      <w:r w:rsidRPr="00675DEA">
        <w:rPr>
          <w:b/>
        </w:rPr>
        <w:t>ARP</w:t>
      </w:r>
    </w:p>
    <w:p w14:paraId="71CAE874" w14:textId="77777777" w:rsidR="002F3C72" w:rsidRPr="00675DEA" w:rsidRDefault="002F3C72" w:rsidP="002F3C72">
      <w:pPr>
        <w:pStyle w:val="LXIBody"/>
      </w:pPr>
      <w:r w:rsidRPr="00675DEA">
        <w:t>The address resolution protocol (ARP) is a protocol used by the Internet Protocol (IP), specifically IPv4, to map IP network addresses to the hardware addresses used by a data link protocol. It is used when IPv4 is used over Ethernet. The term address resolution refers to the process of finding an address of a computer in a network.</w:t>
      </w:r>
    </w:p>
    <w:p w14:paraId="2DFE675E" w14:textId="77777777" w:rsidR="002F3C72" w:rsidRPr="003B44D9" w:rsidRDefault="002F3C72" w:rsidP="002F3C72">
      <w:pPr>
        <w:pStyle w:val="LXIBody"/>
        <w:rPr>
          <w:b/>
        </w:rPr>
      </w:pPr>
      <w:r w:rsidRPr="003B44D9">
        <w:rPr>
          <w:b/>
        </w:rPr>
        <w:t>Default gateway</w:t>
      </w:r>
    </w:p>
    <w:p w14:paraId="11E0D614" w14:textId="77777777" w:rsidR="002F3C72" w:rsidRPr="00C67620" w:rsidRDefault="002F3C72" w:rsidP="002F3C72">
      <w:pPr>
        <w:pStyle w:val="LXIBody"/>
      </w:pPr>
      <w:r w:rsidRPr="00C67620">
        <w:t>A configuration item for the TCP/IP protocol that is the IP address of a directly reachable IP router. Configuring a default gateway creates a default route in the IP routing table.</w:t>
      </w:r>
    </w:p>
    <w:p w14:paraId="5A3FF383" w14:textId="77777777" w:rsidR="002F3C72" w:rsidRPr="00121CCA" w:rsidRDefault="002F3C72" w:rsidP="002F3C72">
      <w:pPr>
        <w:pStyle w:val="LXIBody"/>
        <w:rPr>
          <w:b/>
        </w:rPr>
      </w:pPr>
      <w:r w:rsidRPr="00121CCA">
        <w:rPr>
          <w:b/>
        </w:rPr>
        <w:t xml:space="preserve">DHCP </w:t>
      </w:r>
    </w:p>
    <w:p w14:paraId="60708635" w14:textId="77777777" w:rsidR="002F3C72" w:rsidRPr="00C67620" w:rsidRDefault="002F3C72" w:rsidP="002F3C72">
      <w:pPr>
        <w:pStyle w:val="LXIBody"/>
      </w:pPr>
      <w:r w:rsidRPr="00C67620">
        <w:t>See definition for: Dynamic Host Configuration Protocol (DHCP)</w:t>
      </w:r>
    </w:p>
    <w:p w14:paraId="69E9DBC7" w14:textId="77777777" w:rsidR="002F3C72" w:rsidRPr="003B44D9" w:rsidRDefault="002F3C72" w:rsidP="002F3C72">
      <w:pPr>
        <w:pStyle w:val="LXIBody"/>
        <w:rPr>
          <w:b/>
        </w:rPr>
      </w:pPr>
      <w:r w:rsidRPr="003B44D9">
        <w:rPr>
          <w:b/>
        </w:rPr>
        <w:t xml:space="preserve">DNS </w:t>
      </w:r>
    </w:p>
    <w:p w14:paraId="789BDFF5" w14:textId="77777777" w:rsidR="002F3C72" w:rsidRDefault="002F3C72" w:rsidP="002F3C72">
      <w:pPr>
        <w:pStyle w:val="LXIBody"/>
      </w:pPr>
      <w:r w:rsidRPr="00C67620">
        <w:t>See definition for: Domain Name System (DNS)</w:t>
      </w:r>
    </w:p>
    <w:p w14:paraId="34B26503" w14:textId="77777777" w:rsidR="002F3C72" w:rsidRDefault="002F3C72" w:rsidP="002F3C72">
      <w:pPr>
        <w:pStyle w:val="LXIBody"/>
        <w:rPr>
          <w:b/>
          <w:bCs/>
        </w:rPr>
      </w:pPr>
      <w:r>
        <w:rPr>
          <w:b/>
          <w:bCs/>
        </w:rPr>
        <w:t>DNS-SD</w:t>
      </w:r>
    </w:p>
    <w:p w14:paraId="4E443CEC" w14:textId="77777777" w:rsidR="002F3C72" w:rsidRPr="00F91C7D" w:rsidRDefault="002F3C72" w:rsidP="002F3C72">
      <w:pPr>
        <w:pStyle w:val="LXIBody"/>
      </w:pPr>
      <w:r>
        <w:t>DNS Service Discovery. A protocol to advertise instance service names to enable zero address configuration scenarios for networked devices.</w:t>
      </w:r>
    </w:p>
    <w:p w14:paraId="7E44B225" w14:textId="77777777" w:rsidR="002F3C72" w:rsidRPr="00121CCA" w:rsidRDefault="002F3C72" w:rsidP="002F3C72">
      <w:pPr>
        <w:pStyle w:val="LXIBody"/>
        <w:rPr>
          <w:b/>
        </w:rPr>
      </w:pPr>
      <w:r w:rsidRPr="00121CCA">
        <w:rPr>
          <w:b/>
        </w:rPr>
        <w:t xml:space="preserve">DNS server </w:t>
      </w:r>
    </w:p>
    <w:p w14:paraId="75D3F5E9" w14:textId="77777777" w:rsidR="002F3C72" w:rsidRPr="00C67620" w:rsidRDefault="002F3C72" w:rsidP="002F3C72">
      <w:pPr>
        <w:pStyle w:val="LXIBody"/>
      </w:pPr>
      <w:r w:rsidRPr="00C67620">
        <w:t>A server that maintains information about a portion of the Domain Name System (DNS) database and that responds to and resolves DNS queries.</w:t>
      </w:r>
    </w:p>
    <w:p w14:paraId="292A275D" w14:textId="77777777" w:rsidR="002F3C72" w:rsidRDefault="002F3C72" w:rsidP="002F3C72">
      <w:pPr>
        <w:pStyle w:val="LXIBody"/>
        <w:rPr>
          <w:b/>
        </w:rPr>
      </w:pPr>
      <w:r>
        <w:rPr>
          <w:b/>
        </w:rPr>
        <w:t>Domain</w:t>
      </w:r>
    </w:p>
    <w:p w14:paraId="40A6E8E2" w14:textId="77777777" w:rsidR="002F3C72" w:rsidRPr="001B2DA7" w:rsidRDefault="002F3C72" w:rsidP="002F3C72">
      <w:pPr>
        <w:pStyle w:val="LXIBody"/>
      </w:pPr>
      <w:r w:rsidRPr="001B2DA7">
        <w:t>The term domain is</w:t>
      </w:r>
      <w:r>
        <w:t xml:space="preserve"> used in three contexts in this specification. See Domain name for the definition in the context of DNS.</w:t>
      </w:r>
      <w:r w:rsidRPr="001B2DA7">
        <w:t xml:space="preserve"> </w:t>
      </w:r>
      <w:r>
        <w:t>The term is also used in</w:t>
      </w:r>
      <w:r w:rsidR="00CA7A4B">
        <w:t xml:space="preserve"> the LX</w:t>
      </w:r>
      <w:r>
        <w:t>I Domain to define a scoping mechanism for the processing of LXI Events. For devices implementing IEEE 1588 there is also the concept of an IEEE 1588 domain, which defines a set of IEEE 1588 clocks participating in the IEEE 1588 protocol.</w:t>
      </w:r>
    </w:p>
    <w:p w14:paraId="4FF0E39F" w14:textId="77777777" w:rsidR="002F3C72" w:rsidRPr="00121CCA" w:rsidRDefault="009F5F68" w:rsidP="002F3C72">
      <w:pPr>
        <w:pStyle w:val="LXIBody"/>
        <w:rPr>
          <w:b/>
        </w:rPr>
      </w:pPr>
      <w:r>
        <w:rPr>
          <w:b/>
        </w:rPr>
        <w:br w:type="page"/>
      </w:r>
      <w:r w:rsidR="002F3C72" w:rsidRPr="00121CCA">
        <w:rPr>
          <w:b/>
        </w:rPr>
        <w:lastRenderedPageBreak/>
        <w:t>Domain name</w:t>
      </w:r>
    </w:p>
    <w:p w14:paraId="5B779952" w14:textId="77777777" w:rsidR="002F3C72" w:rsidRPr="00C67620" w:rsidRDefault="002F3C72" w:rsidP="002F3C72">
      <w:pPr>
        <w:pStyle w:val="LXIBody"/>
      </w:pPr>
      <w:r>
        <w:t>In the context of DNS, t</w:t>
      </w:r>
      <w:r w:rsidRPr="00C67620">
        <w:t>he name given by an administrator to a collection of networked computers that share a common directory. Part of the Domain Name System (DNS) naming structure, domain names consist of a sequence of name labels separated by periods.</w:t>
      </w:r>
    </w:p>
    <w:p w14:paraId="395CDD91" w14:textId="77777777" w:rsidR="002F3C72" w:rsidRPr="00121CCA" w:rsidRDefault="002F3C72" w:rsidP="002F3C72">
      <w:pPr>
        <w:pStyle w:val="LXIBody"/>
        <w:rPr>
          <w:b/>
        </w:rPr>
      </w:pPr>
      <w:r w:rsidRPr="00121CCA">
        <w:rPr>
          <w:b/>
        </w:rPr>
        <w:t xml:space="preserve">Dynamic Host Configuration Protocol (DHCP) </w:t>
      </w:r>
    </w:p>
    <w:p w14:paraId="70B792A0" w14:textId="77777777" w:rsidR="002F3C72" w:rsidRPr="00C67620" w:rsidRDefault="002F3C72" w:rsidP="002F3C72">
      <w:pPr>
        <w:pStyle w:val="LXIBody"/>
      </w:pPr>
      <w:r w:rsidRPr="00C67620">
        <w:t xml:space="preserve">The Dynamic Host Configuration Protocol provides a framework for passing configuration information to hosts on a TCPIP network. DHCP is based on the Bootstrap Protocol (BOOTP), adding the capability of automatic allocation of reusable network addresses and additional configuration options. DHCP captures the behavior of BOOTP relay agents, and DHCP participants can interoperate with BOOTP participants. DHCP provides safe, reliable, and simple TCP/IP network configuration, prevents address conflicts, and helps conserve the use of client IP addresses on the network. </w:t>
      </w:r>
    </w:p>
    <w:p w14:paraId="0BCD9F07" w14:textId="77777777" w:rsidR="002F3C72" w:rsidRPr="00C67620" w:rsidRDefault="002F3C72" w:rsidP="002F3C72">
      <w:pPr>
        <w:pStyle w:val="LXIBody"/>
      </w:pPr>
      <w:r w:rsidRPr="00C67620">
        <w:t>DHCP uses a client/server model where the DHCP server maintains centralized management of IP addresses that are used on the network. DHCP-supporting clients can then request and obtain lease of an IP address from a DHCP server as part of their network boot process.</w:t>
      </w:r>
    </w:p>
    <w:p w14:paraId="14F011E8" w14:textId="77777777" w:rsidR="002F3C72" w:rsidRPr="00D318C2" w:rsidRDefault="002F3C72" w:rsidP="002F3C72">
      <w:pPr>
        <w:pStyle w:val="LXIBody"/>
        <w:rPr>
          <w:b/>
        </w:rPr>
      </w:pPr>
      <w:r w:rsidRPr="00D318C2">
        <w:rPr>
          <w:b/>
        </w:rPr>
        <w:t>Hostname</w:t>
      </w:r>
    </w:p>
    <w:p w14:paraId="6A12712E" w14:textId="77777777" w:rsidR="002F3C72" w:rsidRPr="00D318C2" w:rsidRDefault="002F3C72" w:rsidP="002F3C72">
      <w:pPr>
        <w:pStyle w:val="LXIBody"/>
      </w:pPr>
      <w:r w:rsidRPr="00D318C2">
        <w:t xml:space="preserve">A hostname is the unique name by which a network attached device is known on a network. The hostname is used to identify a particular host in various forms of electronic communication such as E-mail or Usenet. </w:t>
      </w:r>
    </w:p>
    <w:p w14:paraId="6B90489F" w14:textId="77777777" w:rsidR="002F3C72" w:rsidRPr="00121CCA" w:rsidRDefault="002F3C72" w:rsidP="002F3C72">
      <w:pPr>
        <w:pStyle w:val="LXIBody"/>
        <w:rPr>
          <w:b/>
        </w:rPr>
      </w:pPr>
      <w:r w:rsidRPr="00121CCA">
        <w:rPr>
          <w:b/>
        </w:rPr>
        <w:t xml:space="preserve">HTML </w:t>
      </w:r>
    </w:p>
    <w:p w14:paraId="69F9461C" w14:textId="77777777" w:rsidR="002F3C72" w:rsidRPr="00C67620" w:rsidRDefault="002F3C72" w:rsidP="002F3C72">
      <w:pPr>
        <w:pStyle w:val="LXIBody"/>
      </w:pPr>
      <w:r w:rsidRPr="00C67620">
        <w:t>See definition for: Hypertext Markup Language (HTML)</w:t>
      </w:r>
    </w:p>
    <w:p w14:paraId="3A446EF5" w14:textId="77777777" w:rsidR="002F3C72" w:rsidRPr="00121CCA" w:rsidRDefault="002F3C72" w:rsidP="002F3C72">
      <w:pPr>
        <w:pStyle w:val="LXIBody"/>
        <w:rPr>
          <w:b/>
        </w:rPr>
      </w:pPr>
      <w:r w:rsidRPr="00121CCA">
        <w:rPr>
          <w:b/>
        </w:rPr>
        <w:t xml:space="preserve">HTTP </w:t>
      </w:r>
    </w:p>
    <w:p w14:paraId="13C1CD3D" w14:textId="77777777" w:rsidR="002F3C72" w:rsidRPr="00C67620" w:rsidRDefault="002F3C72" w:rsidP="002F3C72">
      <w:pPr>
        <w:pStyle w:val="LXIBody"/>
      </w:pPr>
      <w:r w:rsidRPr="00C67620">
        <w:t>See definition for: Hypertext Transfer Protocol (HTTP)</w:t>
      </w:r>
    </w:p>
    <w:p w14:paraId="22C64666" w14:textId="77777777" w:rsidR="002F3C72" w:rsidRPr="00121CCA" w:rsidRDefault="002F3C72" w:rsidP="002F3C72">
      <w:pPr>
        <w:pStyle w:val="LXIBody"/>
        <w:rPr>
          <w:b/>
        </w:rPr>
      </w:pPr>
      <w:r w:rsidRPr="00121CCA">
        <w:rPr>
          <w:b/>
        </w:rPr>
        <w:t xml:space="preserve">Hypertext Markup Language (HTML) </w:t>
      </w:r>
    </w:p>
    <w:p w14:paraId="53EC28D3" w14:textId="77777777" w:rsidR="002F3C72" w:rsidRPr="00C67620" w:rsidRDefault="002F3C72" w:rsidP="002F3C72">
      <w:pPr>
        <w:pStyle w:val="LXIBody"/>
      </w:pPr>
      <w:r w:rsidRPr="00C67620">
        <w:t>A simple markup language used to create hypertext documents that are portable from one platform to another. HTML files are simple ASCII text files with codes embedded (indicated by markup tags) to denote formatting and hypertext links.</w:t>
      </w:r>
    </w:p>
    <w:p w14:paraId="125CF39E" w14:textId="77777777" w:rsidR="002F3C72" w:rsidRPr="00121CCA" w:rsidRDefault="002F3C72" w:rsidP="002F3C72">
      <w:pPr>
        <w:pStyle w:val="LXIBody"/>
        <w:rPr>
          <w:b/>
        </w:rPr>
      </w:pPr>
      <w:r w:rsidRPr="00121CCA">
        <w:rPr>
          <w:b/>
        </w:rPr>
        <w:t xml:space="preserve">Hypertext Transfer Protocol (HTTP) </w:t>
      </w:r>
    </w:p>
    <w:p w14:paraId="182705E2" w14:textId="77777777" w:rsidR="002F3C72" w:rsidRPr="00C67620" w:rsidRDefault="002F3C72" w:rsidP="002F3C72">
      <w:pPr>
        <w:pStyle w:val="LXIBody"/>
      </w:pPr>
      <w:r w:rsidRPr="00C67620">
        <w:t>The protocol used to transfer information on the World Wide Web. An HTTP address (one kind of Uniform Resource Locator [URL]) takes the form: http://www.w3.org.</w:t>
      </w:r>
    </w:p>
    <w:p w14:paraId="6FAD72B0" w14:textId="77777777" w:rsidR="002F3C72" w:rsidRPr="00675DEA" w:rsidRDefault="002F3C72" w:rsidP="002F3C72">
      <w:pPr>
        <w:pStyle w:val="LXIBody"/>
        <w:rPr>
          <w:b/>
          <w:lang w:val="en-GB"/>
        </w:rPr>
      </w:pPr>
      <w:r w:rsidRPr="00675DEA">
        <w:rPr>
          <w:b/>
          <w:lang w:val="en-GB"/>
        </w:rPr>
        <w:t>ICMP</w:t>
      </w:r>
    </w:p>
    <w:p w14:paraId="60C4818F" w14:textId="77777777" w:rsidR="002F3C72" w:rsidRPr="00675DEA" w:rsidRDefault="002F3C72" w:rsidP="002F3C72">
      <w:pPr>
        <w:pStyle w:val="LXIBody"/>
      </w:pPr>
      <w:r w:rsidRPr="00675DEA">
        <w:t xml:space="preserve">Internet Control Message Protocol (ICMP) is a required protocol tightly integrated with IP. ICMP messages, delivered in IP packets, are used for out-of-band messages related to network operation or </w:t>
      </w:r>
      <w:r>
        <w:t>improper o</w:t>
      </w:r>
      <w:r w:rsidRPr="00675DEA">
        <w:t>peration.</w:t>
      </w:r>
    </w:p>
    <w:p w14:paraId="609D887B" w14:textId="77777777" w:rsidR="002F3C72" w:rsidRPr="00121CCA" w:rsidRDefault="002F3C72" w:rsidP="002F3C72">
      <w:pPr>
        <w:pStyle w:val="LXIBody"/>
        <w:rPr>
          <w:b/>
        </w:rPr>
      </w:pPr>
      <w:r w:rsidRPr="00121CCA">
        <w:rPr>
          <w:b/>
        </w:rPr>
        <w:t>IEEE</w:t>
      </w:r>
    </w:p>
    <w:p w14:paraId="630670AA" w14:textId="77777777" w:rsidR="002F3C72" w:rsidRPr="00F13A36" w:rsidRDefault="002F3C72" w:rsidP="002F3C72">
      <w:pPr>
        <w:pStyle w:val="LXIBody"/>
      </w:pPr>
      <w:r w:rsidRPr="00F13A36">
        <w:t xml:space="preserve">Institute of Electrical and Electronics Engineers. A global technical professional society and standards-setting organization serving the public interest and its members in electrical, electronics, computer, </w:t>
      </w:r>
      <w:proofErr w:type="gramStart"/>
      <w:r w:rsidRPr="00F13A36">
        <w:t>information</w:t>
      </w:r>
      <w:proofErr w:type="gramEnd"/>
      <w:r w:rsidRPr="00F13A36">
        <w:t xml:space="preserve"> and other technologies. </w:t>
      </w:r>
    </w:p>
    <w:p w14:paraId="63D3262D" w14:textId="77777777" w:rsidR="002F3C72" w:rsidRPr="00121CCA" w:rsidRDefault="009F5F68" w:rsidP="002F3C72">
      <w:pPr>
        <w:pStyle w:val="LXIBody"/>
        <w:rPr>
          <w:b/>
        </w:rPr>
      </w:pPr>
      <w:r>
        <w:rPr>
          <w:b/>
        </w:rPr>
        <w:br w:type="page"/>
      </w:r>
      <w:r w:rsidR="002F3C72" w:rsidRPr="00121CCA">
        <w:rPr>
          <w:b/>
        </w:rPr>
        <w:lastRenderedPageBreak/>
        <w:t>IEEE 1588 (PTP)</w:t>
      </w:r>
    </w:p>
    <w:p w14:paraId="55727E0A" w14:textId="77777777" w:rsidR="002F3C72" w:rsidRPr="00C67620" w:rsidRDefault="002F3C72" w:rsidP="002F3C72">
      <w:pPr>
        <w:pStyle w:val="LXIBody"/>
      </w:pPr>
      <w:r w:rsidRPr="00C67620">
        <w:t>IEEE 1588 is a standard for a precision clock synchronization protocol for networked measurement and control systems.  It is also known as the Precision Time Protocol (PTP).</w:t>
      </w:r>
    </w:p>
    <w:p w14:paraId="70B2B6E7" w14:textId="77777777" w:rsidR="002F3C72" w:rsidRPr="00121CCA" w:rsidRDefault="002F3C72" w:rsidP="002F3C72">
      <w:pPr>
        <w:pStyle w:val="LXIBody"/>
        <w:rPr>
          <w:b/>
        </w:rPr>
      </w:pPr>
      <w:r w:rsidRPr="00121CCA">
        <w:rPr>
          <w:b/>
        </w:rPr>
        <w:t>Front Panel User Interface</w:t>
      </w:r>
    </w:p>
    <w:p w14:paraId="3CEAA727" w14:textId="77777777" w:rsidR="002F3C72" w:rsidRPr="00076A80" w:rsidRDefault="002F3C72" w:rsidP="002F3C72">
      <w:pPr>
        <w:pStyle w:val="LXIBody"/>
        <w:rPr>
          <w:szCs w:val="27"/>
        </w:rPr>
      </w:pPr>
      <w:r w:rsidRPr="00C67620">
        <w:t>A front panel user interface is defined as consisting of control and displays functions, located on the front panel of a device that can be used to set up critical aspects of the LXI interfaces and instrument operation.</w:t>
      </w:r>
    </w:p>
    <w:p w14:paraId="69C7C676" w14:textId="77777777" w:rsidR="002F3C72" w:rsidRPr="00121CCA" w:rsidRDefault="002F3C72" w:rsidP="002F3C72">
      <w:pPr>
        <w:pStyle w:val="LXIBody"/>
        <w:rPr>
          <w:b/>
        </w:rPr>
      </w:pPr>
      <w:r w:rsidRPr="00121CCA">
        <w:rPr>
          <w:b/>
        </w:rPr>
        <w:t xml:space="preserve">Internet Protocol (IP) </w:t>
      </w:r>
    </w:p>
    <w:p w14:paraId="343D393A" w14:textId="77777777" w:rsidR="002F3C72" w:rsidRPr="00C67620" w:rsidRDefault="002F3C72" w:rsidP="002F3C72">
      <w:pPr>
        <w:pStyle w:val="LXIBody"/>
      </w:pPr>
      <w:r w:rsidRPr="00C67620">
        <w:t>A routable protocol in the TCP/IP protocol suite that is responsible for IP addressing, routing, and the fragmentation and reassembly of IP packets.</w:t>
      </w:r>
    </w:p>
    <w:p w14:paraId="10BAD817" w14:textId="77777777" w:rsidR="002F3C72" w:rsidRPr="00121CCA" w:rsidRDefault="002F3C72" w:rsidP="002F3C72">
      <w:pPr>
        <w:pStyle w:val="LXIBody"/>
        <w:rPr>
          <w:b/>
        </w:rPr>
      </w:pPr>
      <w:r w:rsidRPr="00121CCA">
        <w:rPr>
          <w:b/>
        </w:rPr>
        <w:t xml:space="preserve">IP </w:t>
      </w:r>
    </w:p>
    <w:p w14:paraId="5A2CEC87" w14:textId="77777777" w:rsidR="002F3C72" w:rsidRPr="00C67620" w:rsidRDefault="002F3C72" w:rsidP="002F3C72">
      <w:pPr>
        <w:pStyle w:val="LXIBody"/>
      </w:pPr>
      <w:r w:rsidRPr="00C67620">
        <w:t>See definition for: Internet Protocol (IP)</w:t>
      </w:r>
    </w:p>
    <w:p w14:paraId="18472B37" w14:textId="77777777" w:rsidR="002F3C72" w:rsidRPr="00121CCA" w:rsidRDefault="002F3C72" w:rsidP="002F3C72">
      <w:pPr>
        <w:pStyle w:val="LXIBody"/>
        <w:rPr>
          <w:b/>
        </w:rPr>
      </w:pPr>
      <w:r w:rsidRPr="00121CCA">
        <w:rPr>
          <w:b/>
        </w:rPr>
        <w:t xml:space="preserve">IP address </w:t>
      </w:r>
    </w:p>
    <w:p w14:paraId="248BAC20" w14:textId="77777777" w:rsidR="002F3C72" w:rsidRPr="00C67620" w:rsidRDefault="002F3C72" w:rsidP="002F3C72">
      <w:pPr>
        <w:pStyle w:val="LXIBody"/>
      </w:pPr>
      <w:r w:rsidRPr="00C67620">
        <w:t>An address used to identify a node on an IP internetwork. Each node on the IP internetwork must be assigned a unique IP address, which is made up of the network ID, plus a unique host ID. This address is typically represented with the decimal value of each octet separated by a period (for example, 192.168.7.27). You can configure the IP address statically or dynamically by using DHCP.</w:t>
      </w:r>
    </w:p>
    <w:p w14:paraId="66ADF89F" w14:textId="77777777" w:rsidR="002F3C72" w:rsidRPr="00675DEA" w:rsidRDefault="002F3C72" w:rsidP="002F3C72">
      <w:pPr>
        <w:pStyle w:val="LXIBody"/>
        <w:rPr>
          <w:b/>
        </w:rPr>
      </w:pPr>
      <w:r w:rsidRPr="00675DEA">
        <w:rPr>
          <w:b/>
        </w:rPr>
        <w:t>IVI</w:t>
      </w:r>
    </w:p>
    <w:p w14:paraId="245ADC79" w14:textId="77777777" w:rsidR="002F3C72" w:rsidRPr="00675DEA" w:rsidRDefault="002F3C72" w:rsidP="002F3C72">
      <w:pPr>
        <w:pStyle w:val="LXIBody"/>
      </w:pPr>
      <w:r w:rsidRPr="00675DEA">
        <w:t>IVI stands for Interchangeable Virtual Instrument. The IVI Foundation is an open consortium founded to promote specifications for programming test instruments that simplify interchangeability, provide better performance, and reduce the cost of program development and maintenance.</w:t>
      </w:r>
    </w:p>
    <w:p w14:paraId="36308504" w14:textId="77777777" w:rsidR="002F3C72" w:rsidRPr="00121CCA" w:rsidRDefault="002F3C72" w:rsidP="002F3C72">
      <w:pPr>
        <w:pStyle w:val="LXIBody"/>
        <w:rPr>
          <w:b/>
        </w:rPr>
      </w:pPr>
      <w:r w:rsidRPr="00121CCA">
        <w:rPr>
          <w:b/>
        </w:rPr>
        <w:t xml:space="preserve">LAN </w:t>
      </w:r>
    </w:p>
    <w:p w14:paraId="4504FA53" w14:textId="77777777" w:rsidR="002F3C72" w:rsidRDefault="002F3C72" w:rsidP="002F3C72">
      <w:pPr>
        <w:pStyle w:val="LXIBody"/>
      </w:pPr>
      <w:r w:rsidRPr="00C67620">
        <w:t>See definition for: local area network (LAN)</w:t>
      </w:r>
    </w:p>
    <w:p w14:paraId="78BB1791" w14:textId="77777777" w:rsidR="002F3C72" w:rsidRPr="00675DEA" w:rsidRDefault="002F3C72" w:rsidP="002F3C72">
      <w:pPr>
        <w:pStyle w:val="LXIBody"/>
        <w:rPr>
          <w:b/>
          <w:lang w:val="en-GB"/>
        </w:rPr>
      </w:pPr>
      <w:r w:rsidRPr="00675DEA">
        <w:rPr>
          <w:b/>
          <w:lang w:val="en-GB"/>
        </w:rPr>
        <w:t>LCI</w:t>
      </w:r>
    </w:p>
    <w:p w14:paraId="38756943" w14:textId="77777777" w:rsidR="002F3C72" w:rsidRPr="00675DEA" w:rsidRDefault="002F3C72" w:rsidP="002F3C72">
      <w:pPr>
        <w:pStyle w:val="LXIBody"/>
      </w:pPr>
      <w:r w:rsidRPr="00675DEA">
        <w:t xml:space="preserve">LAN Configuration Initialize (LCI) is </w:t>
      </w:r>
      <w:r>
        <w:t>an LXI Device</w:t>
      </w:r>
      <w:r w:rsidRPr="00675DEA">
        <w:t xml:space="preserve">s recessed reset mechanism (e.g., a button) on the rear or front of the </w:t>
      </w:r>
      <w:r>
        <w:t>LXI Device</w:t>
      </w:r>
      <w:r w:rsidRPr="00675DEA">
        <w:t xml:space="preserve"> that when activated places the </w:t>
      </w:r>
      <w:r>
        <w:t>LXI Device</w:t>
      </w:r>
      <w:r w:rsidRPr="00675DEA">
        <w:t>’s network settings to a default state.</w:t>
      </w:r>
    </w:p>
    <w:p w14:paraId="77009519" w14:textId="77777777" w:rsidR="002F3C72" w:rsidRPr="00121CCA" w:rsidRDefault="002F3C72" w:rsidP="002F3C72">
      <w:pPr>
        <w:pStyle w:val="LXIBody"/>
        <w:rPr>
          <w:b/>
        </w:rPr>
      </w:pPr>
      <w:r w:rsidRPr="00121CCA">
        <w:rPr>
          <w:b/>
        </w:rPr>
        <w:t xml:space="preserve">Local Area Network (LAN) </w:t>
      </w:r>
    </w:p>
    <w:p w14:paraId="722CB7BC" w14:textId="77777777" w:rsidR="002F3C72" w:rsidRPr="00C67620" w:rsidRDefault="002F3C72" w:rsidP="002F3C72">
      <w:pPr>
        <w:pStyle w:val="LXIBody"/>
      </w:pPr>
      <w:r w:rsidRPr="00564A08">
        <w:t>A communications network connecting a group of computers, printers, and other devices located</w:t>
      </w:r>
      <w:r w:rsidRPr="00C67620">
        <w:t xml:space="preserve"> within a relatively limited area (for example, a building). A LAN allows any connected device to interact with any other on the network.</w:t>
      </w:r>
    </w:p>
    <w:p w14:paraId="56826F35" w14:textId="77777777" w:rsidR="002F3C72" w:rsidRDefault="002F3C72" w:rsidP="002F3C72">
      <w:pPr>
        <w:pStyle w:val="LXIBody"/>
        <w:rPr>
          <w:b/>
          <w:bCs/>
        </w:rPr>
      </w:pPr>
      <w:r>
        <w:rPr>
          <w:b/>
          <w:bCs/>
        </w:rPr>
        <w:t>LVDS</w:t>
      </w:r>
    </w:p>
    <w:p w14:paraId="47DC9F55" w14:textId="77777777" w:rsidR="002F3C72" w:rsidRPr="00C67620" w:rsidRDefault="002F3C72" w:rsidP="002F3C72">
      <w:pPr>
        <w:pStyle w:val="LXIBody"/>
      </w:pPr>
      <w:r w:rsidRPr="00C67620">
        <w:t>LVDS stands for Low-Voltage Differential Signaling.</w:t>
      </w:r>
    </w:p>
    <w:p w14:paraId="3691E7B2" w14:textId="77777777" w:rsidR="002F3C72" w:rsidRDefault="002F3C72" w:rsidP="002F3C72">
      <w:pPr>
        <w:pStyle w:val="LXIBody"/>
        <w:rPr>
          <w:b/>
        </w:rPr>
      </w:pPr>
    </w:p>
    <w:p w14:paraId="23AD232B" w14:textId="77777777" w:rsidR="002F3C72" w:rsidRPr="00121CCA" w:rsidRDefault="009F5F68" w:rsidP="002F3C72">
      <w:pPr>
        <w:pStyle w:val="LXIBody"/>
        <w:rPr>
          <w:b/>
        </w:rPr>
      </w:pPr>
      <w:r>
        <w:rPr>
          <w:b/>
        </w:rPr>
        <w:br w:type="page"/>
      </w:r>
      <w:r w:rsidR="002F3C72" w:rsidRPr="00121CCA">
        <w:rPr>
          <w:b/>
        </w:rPr>
        <w:lastRenderedPageBreak/>
        <w:t>LXI</w:t>
      </w:r>
    </w:p>
    <w:p w14:paraId="333C5841" w14:textId="77777777" w:rsidR="002F3C72" w:rsidRDefault="002F3C72" w:rsidP="002F3C72">
      <w:pPr>
        <w:pStyle w:val="LXIBody"/>
      </w:pPr>
      <w:r w:rsidRPr="00C67620">
        <w:rPr>
          <w:bCs/>
        </w:rPr>
        <w:t xml:space="preserve">LXI stands for </w:t>
      </w:r>
      <w:r w:rsidRPr="009860F7">
        <w:t>L</w:t>
      </w:r>
      <w:r w:rsidRPr="00C67620">
        <w:rPr>
          <w:bCs/>
        </w:rPr>
        <w:t xml:space="preserve">AN </w:t>
      </w:r>
      <w:proofErr w:type="spellStart"/>
      <w:r w:rsidRPr="00C67620">
        <w:rPr>
          <w:bCs/>
        </w:rPr>
        <w:t>e</w:t>
      </w:r>
      <w:r w:rsidRPr="009860F7">
        <w:t>X</w:t>
      </w:r>
      <w:r w:rsidRPr="00C67620">
        <w:rPr>
          <w:bCs/>
        </w:rPr>
        <w:t>tensions</w:t>
      </w:r>
      <w:proofErr w:type="spellEnd"/>
      <w:r w:rsidRPr="00C67620">
        <w:rPr>
          <w:bCs/>
        </w:rPr>
        <w:t xml:space="preserve"> for </w:t>
      </w:r>
      <w:r w:rsidRPr="009860F7">
        <w:t>I</w:t>
      </w:r>
      <w:r w:rsidRPr="00C67620">
        <w:rPr>
          <w:bCs/>
        </w:rPr>
        <w:t xml:space="preserve">nstruments. </w:t>
      </w:r>
      <w:r w:rsidRPr="00F13A36">
        <w:t xml:space="preserve">LXI is the next generation instrumentation platform based on industry standard Ethernet technology and provides modularity, </w:t>
      </w:r>
      <w:proofErr w:type="gramStart"/>
      <w:r w:rsidRPr="00F13A36">
        <w:t>flexibility</w:t>
      </w:r>
      <w:proofErr w:type="gramEnd"/>
      <w:r w:rsidRPr="00F13A36">
        <w:t xml:space="preserve"> and performance to small- and medium-sized systems.</w:t>
      </w:r>
    </w:p>
    <w:p w14:paraId="6C0B8F2F" w14:textId="77777777" w:rsidR="002F3C72" w:rsidRPr="00373B3B" w:rsidRDefault="002F3C72" w:rsidP="002F3C72">
      <w:pPr>
        <w:pStyle w:val="LXIBody"/>
        <w:rPr>
          <w:b/>
        </w:rPr>
      </w:pPr>
      <w:r w:rsidRPr="00373B3B">
        <w:rPr>
          <w:b/>
        </w:rPr>
        <w:t>LXI Device</w:t>
      </w:r>
    </w:p>
    <w:p w14:paraId="3BD80902" w14:textId="77777777" w:rsidR="002F3C72" w:rsidRDefault="002F3C72" w:rsidP="002F3C72">
      <w:pPr>
        <w:pStyle w:val="LXIBody"/>
        <w:rPr>
          <w:i/>
        </w:rPr>
      </w:pPr>
      <w:r>
        <w:t xml:space="preserve">A device that conforms to this specification, </w:t>
      </w:r>
      <w:r>
        <w:rPr>
          <w:i/>
        </w:rPr>
        <w:t>See also: module</w:t>
      </w:r>
    </w:p>
    <w:p w14:paraId="67A9E9DD" w14:textId="77777777" w:rsidR="002F3C72" w:rsidRPr="00397EAF" w:rsidRDefault="002F3C72" w:rsidP="002F3C72">
      <w:pPr>
        <w:pStyle w:val="LXIBody"/>
        <w:rPr>
          <w:b/>
        </w:rPr>
      </w:pPr>
      <w:r w:rsidRPr="00397EAF">
        <w:rPr>
          <w:b/>
        </w:rPr>
        <w:t>L</w:t>
      </w:r>
      <w:r>
        <w:rPr>
          <w:b/>
        </w:rPr>
        <w:t>XI</w:t>
      </w:r>
      <w:r w:rsidRPr="00397EAF">
        <w:rPr>
          <w:b/>
        </w:rPr>
        <w:t xml:space="preserve"> Event</w:t>
      </w:r>
    </w:p>
    <w:p w14:paraId="6BD42CE2" w14:textId="77777777" w:rsidR="002F3C72" w:rsidRDefault="002F3C72" w:rsidP="002F3C72">
      <w:pPr>
        <w:pStyle w:val="LXIBody"/>
      </w:pPr>
      <w:r>
        <w:t>An event is an abstraction of a change in the realization of a signal or condition. AN LXI Event is an event occurring in an LXI Device or communicated by means of an LXI Event Message.</w:t>
      </w:r>
    </w:p>
    <w:p w14:paraId="3B7A1AE9" w14:textId="77777777" w:rsidR="002F3C72" w:rsidRPr="00DF5834" w:rsidRDefault="002F3C72" w:rsidP="002F3C72">
      <w:pPr>
        <w:pStyle w:val="LXIBody"/>
        <w:rPr>
          <w:b/>
        </w:rPr>
      </w:pPr>
      <w:r>
        <w:rPr>
          <w:b/>
        </w:rPr>
        <w:t>LXI Event Message</w:t>
      </w:r>
    </w:p>
    <w:p w14:paraId="323F3338" w14:textId="50D06611" w:rsidR="002F3C72" w:rsidRPr="00F93BDE" w:rsidRDefault="002F3C72" w:rsidP="7F9D5EB6">
      <w:pPr>
        <w:pStyle w:val="LXIBody"/>
        <w:rPr>
          <w:i/>
          <w:iCs/>
        </w:rPr>
      </w:pPr>
      <w:r>
        <w:t xml:space="preserve">A data packet </w:t>
      </w:r>
      <w:proofErr w:type="gramStart"/>
      <w:r>
        <w:t>used  for</w:t>
      </w:r>
      <w:proofErr w:type="gramEnd"/>
      <w:r>
        <w:t xml:space="preserve"> </w:t>
      </w:r>
      <w:r w:rsidR="3F3A9149">
        <w:t>device</w:t>
      </w:r>
      <w:r>
        <w:t>-to-</w:t>
      </w:r>
      <w:r w:rsidR="7B23832A">
        <w:t>device</w:t>
      </w:r>
      <w:r>
        <w:t xml:space="preserve"> communication of LXI Events in an LXI system. The format and semantics of LXI Event Messages are defined in this standard.</w:t>
      </w:r>
    </w:p>
    <w:p w14:paraId="063BE984" w14:textId="77777777" w:rsidR="002F3C72" w:rsidRPr="00CE04E0" w:rsidRDefault="002F3C72" w:rsidP="002F3C72">
      <w:pPr>
        <w:pStyle w:val="LXIBody"/>
        <w:rPr>
          <w:b/>
        </w:rPr>
      </w:pPr>
      <w:r w:rsidRPr="00CE04E0">
        <w:rPr>
          <w:b/>
        </w:rPr>
        <w:t>LXI Identification XSD Schema</w:t>
      </w:r>
    </w:p>
    <w:p w14:paraId="00E1101E" w14:textId="77777777" w:rsidR="002F3C72" w:rsidRPr="00CE04E0" w:rsidRDefault="002F3C72" w:rsidP="002F3C72">
      <w:pPr>
        <w:pStyle w:val="LXIBody"/>
      </w:pPr>
      <w:r w:rsidRPr="00CE04E0">
        <w:t>An XML Schema</w:t>
      </w:r>
      <w:r>
        <w:t xml:space="preserve"> that conforms to</w:t>
      </w:r>
      <w:r w:rsidRPr="00CE04E0">
        <w:t xml:space="preserve"> XSD standards</w:t>
      </w:r>
      <w:r>
        <w:t xml:space="preserve"> and is</w:t>
      </w:r>
      <w:r w:rsidRPr="00CE04E0">
        <w:t xml:space="preserve"> defined by the LXI Consortium to specify XML documents that provide identification information about </w:t>
      </w:r>
      <w:r>
        <w:t>LXI Device</w:t>
      </w:r>
      <w:r w:rsidRPr="00CE04E0">
        <w:t>s.</w:t>
      </w:r>
    </w:p>
    <w:p w14:paraId="3891CD42" w14:textId="77777777" w:rsidR="002F3C72" w:rsidRPr="00CE04E0" w:rsidRDefault="002F3C72" w:rsidP="002F3C72">
      <w:pPr>
        <w:pStyle w:val="LXIBody"/>
        <w:rPr>
          <w:b/>
        </w:rPr>
      </w:pPr>
      <w:r w:rsidRPr="00CE04E0">
        <w:rPr>
          <w:b/>
        </w:rPr>
        <w:t xml:space="preserve">LXI </w:t>
      </w:r>
      <w:r>
        <w:rPr>
          <w:b/>
        </w:rPr>
        <w:t>Logo</w:t>
      </w:r>
    </w:p>
    <w:p w14:paraId="46ACDC47" w14:textId="77777777" w:rsidR="002F3C72" w:rsidRPr="00C67620" w:rsidRDefault="002F3C72" w:rsidP="002F3C72">
      <w:pPr>
        <w:pStyle w:val="LXIBody"/>
      </w:pPr>
      <w:r>
        <w:t>The</w:t>
      </w:r>
      <w:r w:rsidRPr="00C67620">
        <w:t xml:space="preserve"> LXI Consortium</w:t>
      </w:r>
      <w:r>
        <w:t xml:space="preserve"> licenses a registered name and logo for use in association with products that are conformant with the standard</w:t>
      </w:r>
      <w:r w:rsidRPr="00C67620">
        <w:t xml:space="preserve">. </w:t>
      </w:r>
      <w:r>
        <w:t xml:space="preserve"> </w:t>
      </w:r>
    </w:p>
    <w:p w14:paraId="3FA8AAC2" w14:textId="77777777" w:rsidR="002F3C72" w:rsidRPr="00C67620" w:rsidRDefault="002F3C72" w:rsidP="002F3C72">
      <w:pPr>
        <w:pStyle w:val="LXIBody"/>
      </w:pPr>
      <w:r w:rsidRPr="00C67620">
        <w:t xml:space="preserve">Details of the logo </w:t>
      </w:r>
      <w:r>
        <w:t xml:space="preserve">design </w:t>
      </w:r>
      <w:r w:rsidRPr="00C67620">
        <w:t xml:space="preserve">and the Trademark License Agreement </w:t>
      </w:r>
      <w:r>
        <w:t>are found in the document(s) “</w:t>
      </w:r>
      <w:r w:rsidRPr="00BA67EA">
        <w:rPr>
          <w:i/>
        </w:rPr>
        <w:t>LXI Consortium Trademark and Patent Policies</w:t>
      </w:r>
      <w:r>
        <w:t>”</w:t>
      </w:r>
    </w:p>
    <w:p w14:paraId="1E4A0BC4" w14:textId="77777777" w:rsidR="002F3C72" w:rsidRPr="00121CCA" w:rsidRDefault="002F3C72" w:rsidP="002F3C72">
      <w:pPr>
        <w:pStyle w:val="LXIBody"/>
        <w:rPr>
          <w:b/>
        </w:rPr>
      </w:pPr>
      <w:r w:rsidRPr="00121CCA">
        <w:rPr>
          <w:b/>
        </w:rPr>
        <w:t>M-LVDS</w:t>
      </w:r>
    </w:p>
    <w:p w14:paraId="32F03DC9" w14:textId="77777777" w:rsidR="002F3C72" w:rsidRPr="00C67620" w:rsidRDefault="002F3C72" w:rsidP="002F3C72">
      <w:pPr>
        <w:pStyle w:val="LXIBody"/>
      </w:pPr>
      <w:r w:rsidRPr="00C67620">
        <w:t xml:space="preserve">Multipoint Low-Voltage Differential Signaling conforming to the TIA/EIA-899 standard, which allows multiple transmitters and receivers to be interconnected on a single, balanced, </w:t>
      </w:r>
      <w:proofErr w:type="gramStart"/>
      <w:r w:rsidRPr="00C67620">
        <w:t>doubly-terminated</w:t>
      </w:r>
      <w:proofErr w:type="gramEnd"/>
      <w:r w:rsidRPr="00C67620">
        <w:t xml:space="preserve"> media pair.  Multipoint operation allows for bidirectional, half-duplex communication between multiple devices connected to the same transmission line.</w:t>
      </w:r>
    </w:p>
    <w:p w14:paraId="7A3BB647" w14:textId="77777777" w:rsidR="002F3C72" w:rsidRPr="00121CCA" w:rsidRDefault="002F3C72" w:rsidP="002F3C72">
      <w:pPr>
        <w:pStyle w:val="LXIBody"/>
        <w:rPr>
          <w:b/>
        </w:rPr>
      </w:pPr>
      <w:r w:rsidRPr="00121CCA">
        <w:rPr>
          <w:b/>
        </w:rPr>
        <w:t>M-LVDS Type-1</w:t>
      </w:r>
    </w:p>
    <w:p w14:paraId="6C41C130" w14:textId="77777777" w:rsidR="002F3C72" w:rsidRPr="00C67620" w:rsidRDefault="002F3C72" w:rsidP="002F3C72">
      <w:pPr>
        <w:pStyle w:val="LXIBody"/>
      </w:pPr>
      <w:r w:rsidRPr="00C67620">
        <w:t>One of two classes of M-LVDS receivers, having a differential input voltage threshold centered about zero volts.  Differential input signals below -50 mV are defined by the TIA/EIA-899 standard to be in the low state, and signals above +50 mV are defined to be in the high state.  When the input of a Type-1 receiver is connected to an undriven twisted pair, the differential input voltage is defined to be in the threshold transition region.  This condition will result in a stable, but undefined, output.</w:t>
      </w:r>
    </w:p>
    <w:p w14:paraId="741442C1" w14:textId="77777777" w:rsidR="002F3C72" w:rsidRPr="00121CCA" w:rsidRDefault="002F3C72" w:rsidP="002F3C72">
      <w:pPr>
        <w:pStyle w:val="LXIBody"/>
        <w:rPr>
          <w:b/>
        </w:rPr>
      </w:pPr>
      <w:r w:rsidRPr="00121CCA">
        <w:rPr>
          <w:b/>
        </w:rPr>
        <w:t>MAC</w:t>
      </w:r>
    </w:p>
    <w:p w14:paraId="0821E77E" w14:textId="77777777" w:rsidR="002F3C72" w:rsidRPr="00D318C2" w:rsidRDefault="002F3C72" w:rsidP="002F3C72">
      <w:pPr>
        <w:pStyle w:val="LXIBody"/>
      </w:pPr>
      <w:r w:rsidRPr="00C67620">
        <w:t>See definition for: media access control</w:t>
      </w:r>
      <w:r w:rsidRPr="00D318C2">
        <w:t xml:space="preserve"> </w:t>
      </w:r>
    </w:p>
    <w:p w14:paraId="4729C5C3" w14:textId="77777777" w:rsidR="002F3C72" w:rsidRPr="00121CCA" w:rsidRDefault="002F3C72" w:rsidP="002F3C72">
      <w:pPr>
        <w:pStyle w:val="LXIBody"/>
        <w:rPr>
          <w:b/>
        </w:rPr>
      </w:pPr>
      <w:r w:rsidRPr="00121CCA">
        <w:rPr>
          <w:b/>
        </w:rPr>
        <w:t>MAC Address</w:t>
      </w:r>
    </w:p>
    <w:p w14:paraId="4A224D05" w14:textId="77777777" w:rsidR="002F3C72" w:rsidRPr="00C67620" w:rsidRDefault="002F3C72" w:rsidP="002F3C72">
      <w:pPr>
        <w:pStyle w:val="LXIBody"/>
      </w:pPr>
      <w:r w:rsidRPr="00C67620">
        <w:t xml:space="preserve">Media Access Control address. A unique hardware number that identifies each device on a network. A device can be an Instrument, computer, printer, etc. </w:t>
      </w:r>
    </w:p>
    <w:p w14:paraId="0FED799B" w14:textId="77777777" w:rsidR="002F3C72" w:rsidRPr="00121CCA" w:rsidRDefault="002F3C72" w:rsidP="002F3C72">
      <w:pPr>
        <w:pStyle w:val="LXIBody"/>
        <w:rPr>
          <w:b/>
        </w:rPr>
      </w:pPr>
      <w:r w:rsidRPr="00121CCA">
        <w:rPr>
          <w:b/>
        </w:rPr>
        <w:t>Media Access Control (MAC)</w:t>
      </w:r>
    </w:p>
    <w:p w14:paraId="6ED2B4F1" w14:textId="77777777" w:rsidR="002F3C72" w:rsidRPr="00C67620" w:rsidRDefault="002F3C72" w:rsidP="002F3C72">
      <w:pPr>
        <w:pStyle w:val="LXIBody"/>
      </w:pPr>
      <w:r w:rsidRPr="00C67620">
        <w:lastRenderedPageBreak/>
        <w:t>A sublayer of the IEEE 802 specifications that defines network access methods and framing.</w:t>
      </w:r>
    </w:p>
    <w:p w14:paraId="6E01B5D8" w14:textId="77777777" w:rsidR="002F3C72" w:rsidRDefault="002F3C72" w:rsidP="002F3C72">
      <w:pPr>
        <w:pStyle w:val="LXIBody"/>
        <w:rPr>
          <w:b/>
        </w:rPr>
      </w:pPr>
      <w:r>
        <w:rPr>
          <w:b/>
        </w:rPr>
        <w:t>mDNS</w:t>
      </w:r>
    </w:p>
    <w:p w14:paraId="6AC11BC2" w14:textId="77777777" w:rsidR="002F3C72" w:rsidRPr="00F91C7D" w:rsidRDefault="002F3C72" w:rsidP="002F3C72">
      <w:pPr>
        <w:pStyle w:val="LXIBody"/>
      </w:pPr>
      <w:r>
        <w:t xml:space="preserve">One of the discovery protocols specified for use in LXI Devices. mDNS stands for multicast Domain Name Service and is a protocol developed by the IETF </w:t>
      </w:r>
      <w:proofErr w:type="spellStart"/>
      <w:r>
        <w:t>Zeroconf</w:t>
      </w:r>
      <w:proofErr w:type="spellEnd"/>
      <w:r>
        <w:t xml:space="preserve"> Working Group.</w:t>
      </w:r>
    </w:p>
    <w:p w14:paraId="5696FC1E" w14:textId="77777777" w:rsidR="002F3C72" w:rsidRPr="00121CCA" w:rsidRDefault="002F3C72" w:rsidP="002F3C72">
      <w:pPr>
        <w:pStyle w:val="LXIBody"/>
        <w:rPr>
          <w:b/>
        </w:rPr>
      </w:pPr>
      <w:r w:rsidRPr="00121CCA">
        <w:rPr>
          <w:b/>
        </w:rPr>
        <w:t>MIB</w:t>
      </w:r>
    </w:p>
    <w:p w14:paraId="78BEBD80" w14:textId="77777777" w:rsidR="002F3C72" w:rsidRDefault="002F3C72" w:rsidP="002F3C72">
      <w:pPr>
        <w:pStyle w:val="LXIBody"/>
      </w:pPr>
      <w:r w:rsidRPr="00C67620">
        <w:t xml:space="preserve">Short for </w:t>
      </w:r>
      <w:r w:rsidRPr="009860F7">
        <w:t>M</w:t>
      </w:r>
      <w:r w:rsidRPr="009860F7">
        <w:rPr>
          <w:iCs/>
        </w:rPr>
        <w:t xml:space="preserve">anagement </w:t>
      </w:r>
      <w:r w:rsidRPr="009860F7">
        <w:t>I</w:t>
      </w:r>
      <w:r w:rsidRPr="009860F7">
        <w:rPr>
          <w:iCs/>
        </w:rPr>
        <w:t xml:space="preserve">nformation </w:t>
      </w:r>
      <w:r w:rsidRPr="009860F7">
        <w:t>B</w:t>
      </w:r>
      <w:r w:rsidRPr="009860F7">
        <w:rPr>
          <w:iCs/>
        </w:rPr>
        <w:t>ase</w:t>
      </w:r>
      <w:r>
        <w:t xml:space="preserve">, </w:t>
      </w:r>
      <w:r w:rsidRPr="009860F7">
        <w:t xml:space="preserve">a </w:t>
      </w:r>
      <w:hyperlink r:id="rId46" w:history="1">
        <w:r w:rsidRPr="009860F7">
          <w:t>database</w:t>
        </w:r>
      </w:hyperlink>
      <w:r w:rsidRPr="009860F7">
        <w:t xml:space="preserve"> of </w:t>
      </w:r>
      <w:hyperlink r:id="rId47" w:history="1">
        <w:r w:rsidRPr="009860F7">
          <w:t>objects</w:t>
        </w:r>
      </w:hyperlink>
      <w:r w:rsidRPr="009860F7">
        <w:t xml:space="preserve"> that can be monitored by a </w:t>
      </w:r>
      <w:hyperlink r:id="rId48" w:history="1">
        <w:r w:rsidRPr="009860F7">
          <w:t>network management</w:t>
        </w:r>
      </w:hyperlink>
      <w:r w:rsidRPr="009860F7">
        <w:t xml:space="preserve"> system. Both </w:t>
      </w:r>
      <w:hyperlink r:id="rId49" w:history="1">
        <w:r w:rsidRPr="009860F7">
          <w:t>SNMP</w:t>
        </w:r>
      </w:hyperlink>
      <w:r w:rsidRPr="009860F7">
        <w:t xml:space="preserve"> and </w:t>
      </w:r>
      <w:hyperlink r:id="rId50" w:history="1">
        <w:r w:rsidRPr="009860F7">
          <w:t>RMON</w:t>
        </w:r>
      </w:hyperlink>
      <w:r w:rsidRPr="009860F7">
        <w:t xml:space="preserve"> use standardized MIB formats that allows any </w:t>
      </w:r>
      <w:hyperlink r:id="rId51" w:anchor="#" w:tgtFrame="_blank" w:history="1">
        <w:r w:rsidRPr="009860F7">
          <w:t>SNMP</w:t>
        </w:r>
      </w:hyperlink>
      <w:r w:rsidRPr="009860F7">
        <w:t xml:space="preserve"> and RMON tools to monitor any device defined by a MIB. </w:t>
      </w:r>
    </w:p>
    <w:p w14:paraId="4355212D" w14:textId="77777777" w:rsidR="002F3C72" w:rsidRPr="00F93BDE" w:rsidRDefault="002F3C72" w:rsidP="002F3C72">
      <w:pPr>
        <w:pStyle w:val="LXIBody"/>
        <w:rPr>
          <w:b/>
        </w:rPr>
      </w:pPr>
      <w:r w:rsidRPr="00F93BDE">
        <w:rPr>
          <w:b/>
        </w:rPr>
        <w:t>Module</w:t>
      </w:r>
    </w:p>
    <w:p w14:paraId="683692DE" w14:textId="77777777" w:rsidR="002F3C72" w:rsidRPr="00F93BDE" w:rsidRDefault="002F3C72" w:rsidP="002F3C72">
      <w:pPr>
        <w:pStyle w:val="LXIBody"/>
        <w:rPr>
          <w:i/>
        </w:rPr>
      </w:pPr>
      <w:r>
        <w:t xml:space="preserve">A device that communicates or interacts with an LXI Device. An LXI Device is a special case of a module, </w:t>
      </w:r>
      <w:r>
        <w:rPr>
          <w:i/>
        </w:rPr>
        <w:t>See also: LXI Device.</w:t>
      </w:r>
    </w:p>
    <w:p w14:paraId="6337DAEB" w14:textId="77777777" w:rsidR="002F3C72" w:rsidRPr="00675DEA" w:rsidRDefault="002F3C72" w:rsidP="002F3C72">
      <w:pPr>
        <w:pStyle w:val="LXIBody"/>
        <w:rPr>
          <w:b/>
          <w:bCs/>
        </w:rPr>
      </w:pPr>
      <w:r w:rsidRPr="00675DEA">
        <w:rPr>
          <w:b/>
          <w:bCs/>
        </w:rPr>
        <w:t>Ping</w:t>
      </w:r>
    </w:p>
    <w:p w14:paraId="348226CF" w14:textId="77777777" w:rsidR="002F3C72" w:rsidRPr="00675DEA" w:rsidRDefault="002F3C72" w:rsidP="002F3C72">
      <w:pPr>
        <w:pStyle w:val="LXIBody"/>
      </w:pPr>
      <w:r w:rsidRPr="00675DEA">
        <w:t xml:space="preserve">A utility that verifies connections to one or more remote hosts. The ping command uses the ICMP echo request and echo </w:t>
      </w:r>
      <w:proofErr w:type="gramStart"/>
      <w:r w:rsidRPr="00675DEA">
        <w:t>reply</w:t>
      </w:r>
      <w:proofErr w:type="gramEnd"/>
      <w:r w:rsidRPr="00675DEA">
        <w:t xml:space="preserve"> packets to determine whether a particular IP system on a network is functional. Ping is useful for diagnosing IP network or router failures.</w:t>
      </w:r>
    </w:p>
    <w:p w14:paraId="4511B144" w14:textId="77777777" w:rsidR="002F3C72" w:rsidRPr="00121CCA" w:rsidRDefault="002F3C72" w:rsidP="002F3C72">
      <w:pPr>
        <w:pStyle w:val="LXIBody"/>
        <w:rPr>
          <w:b/>
        </w:rPr>
      </w:pPr>
      <w:r w:rsidRPr="00121CCA">
        <w:rPr>
          <w:b/>
        </w:rPr>
        <w:t>PoE</w:t>
      </w:r>
    </w:p>
    <w:p w14:paraId="6560D351" w14:textId="77777777" w:rsidR="002F3C72" w:rsidRPr="00C67620" w:rsidRDefault="002F3C72" w:rsidP="002F3C72">
      <w:pPr>
        <w:pStyle w:val="LXIBody"/>
      </w:pPr>
      <w:r w:rsidRPr="00C67620">
        <w:t>IEEE 802.</w:t>
      </w:r>
      <w:r>
        <w:t>3a</w:t>
      </w:r>
      <w:r w:rsidRPr="00C67620">
        <w:t>f Power Over Ethernet is a technology for wired Ethernet LAN that allows the electrical current, necessary for the operation of each device, to be carried by the CAT5 data cables instead of a traditional power cord.</w:t>
      </w:r>
    </w:p>
    <w:p w14:paraId="7CC35013" w14:textId="77777777" w:rsidR="002F3C72" w:rsidRPr="00B014B7" w:rsidRDefault="002F3C72" w:rsidP="002F3C72">
      <w:pPr>
        <w:pStyle w:val="LXIBody"/>
        <w:rPr>
          <w:b/>
          <w:bCs/>
        </w:rPr>
      </w:pPr>
      <w:r w:rsidRPr="00B014B7">
        <w:rPr>
          <w:b/>
          <w:bCs/>
        </w:rPr>
        <w:t>PTP</w:t>
      </w:r>
    </w:p>
    <w:p w14:paraId="681A4FC5" w14:textId="77777777" w:rsidR="002F3C72" w:rsidRPr="00C67620" w:rsidRDefault="002F3C72" w:rsidP="002F3C72">
      <w:pPr>
        <w:pStyle w:val="LXIBody"/>
      </w:pPr>
      <w:r w:rsidRPr="00C67620">
        <w:t>See definition for IEEE 1588.</w:t>
      </w:r>
    </w:p>
    <w:p w14:paraId="09161863" w14:textId="77777777" w:rsidR="002F3C72" w:rsidRDefault="002F3C72" w:rsidP="002F3C72">
      <w:pPr>
        <w:pStyle w:val="LXIBody"/>
        <w:rPr>
          <w:b/>
        </w:rPr>
      </w:pPr>
      <w:r>
        <w:rPr>
          <w:b/>
        </w:rPr>
        <w:t>Schema</w:t>
      </w:r>
    </w:p>
    <w:p w14:paraId="2186564A" w14:textId="77777777" w:rsidR="002F3C72" w:rsidRPr="00565668" w:rsidRDefault="002F3C72" w:rsidP="002F3C72">
      <w:pPr>
        <w:pStyle w:val="LXIBody"/>
      </w:pPr>
      <w:r>
        <w:t>A document that describes a language or parameters of a language.  Thus, XML Schemas provide a means of describing the structure, content, and semantics of XML documents.</w:t>
      </w:r>
    </w:p>
    <w:p w14:paraId="703F05A7" w14:textId="77777777" w:rsidR="002F3C72" w:rsidRPr="00121CCA" w:rsidRDefault="002F3C72" w:rsidP="002F3C72">
      <w:pPr>
        <w:pStyle w:val="LXIBody"/>
        <w:rPr>
          <w:b/>
        </w:rPr>
      </w:pPr>
      <w:r w:rsidRPr="00121CCA">
        <w:rPr>
          <w:b/>
        </w:rPr>
        <w:t>SCPI</w:t>
      </w:r>
    </w:p>
    <w:p w14:paraId="5E57DF21" w14:textId="77777777" w:rsidR="002F3C72" w:rsidRPr="00C67620" w:rsidRDefault="002F3C72" w:rsidP="002F3C72">
      <w:pPr>
        <w:pStyle w:val="LXIBody"/>
      </w:pPr>
      <w:r w:rsidRPr="00C67620">
        <w:t>The Standard Commands for Programmable Instrumentation (SCPI) defines a standard set of commands to control programmable test and measurement devices in instrumentation systems. The SCPI Standard is built on the foundation of IEEE-488.2, Standard Codes and Formats.</w:t>
      </w:r>
    </w:p>
    <w:p w14:paraId="37ED2854" w14:textId="77777777" w:rsidR="002F3C72" w:rsidRPr="00121CCA" w:rsidRDefault="002F3C72" w:rsidP="002F3C72">
      <w:pPr>
        <w:pStyle w:val="LXIBody"/>
        <w:rPr>
          <w:b/>
        </w:rPr>
      </w:pPr>
      <w:r w:rsidRPr="00121CCA">
        <w:rPr>
          <w:b/>
        </w:rPr>
        <w:t xml:space="preserve">Simple Network Management Protocol (SNMP) </w:t>
      </w:r>
    </w:p>
    <w:p w14:paraId="27F8F979" w14:textId="77777777" w:rsidR="002F3C72" w:rsidRPr="00C67620" w:rsidRDefault="002F3C72" w:rsidP="002F3C72">
      <w:pPr>
        <w:pStyle w:val="LXIBody"/>
      </w:pPr>
      <w:r w:rsidRPr="00C67620">
        <w:t>A network protocol used to manage TCP/IP networks. In Windows, the SNMP service is used to provide status information about a host on a TCP/IP network.</w:t>
      </w:r>
    </w:p>
    <w:p w14:paraId="70BEE789" w14:textId="77777777" w:rsidR="002F3C72" w:rsidRPr="00121CCA" w:rsidRDefault="002F3C72" w:rsidP="002F3C72">
      <w:pPr>
        <w:pStyle w:val="LXIBody"/>
        <w:rPr>
          <w:b/>
        </w:rPr>
      </w:pPr>
      <w:r w:rsidRPr="00121CCA">
        <w:rPr>
          <w:b/>
        </w:rPr>
        <w:t xml:space="preserve">SNMP </w:t>
      </w:r>
    </w:p>
    <w:p w14:paraId="31FB0CBA" w14:textId="77777777" w:rsidR="002F3C72" w:rsidRPr="00C67620" w:rsidRDefault="002F3C72" w:rsidP="002F3C72">
      <w:pPr>
        <w:pStyle w:val="LXIBody"/>
      </w:pPr>
      <w:r w:rsidRPr="00C67620">
        <w:t>See definition for: Simple Network Management Protocol (SNMP)</w:t>
      </w:r>
    </w:p>
    <w:p w14:paraId="387B26E0" w14:textId="77777777" w:rsidR="002F3C72" w:rsidRPr="00121CCA" w:rsidRDefault="002F3C72" w:rsidP="002F3C72">
      <w:pPr>
        <w:pStyle w:val="LXIBody"/>
        <w:rPr>
          <w:b/>
        </w:rPr>
      </w:pPr>
      <w:r w:rsidRPr="00121CCA">
        <w:rPr>
          <w:b/>
        </w:rPr>
        <w:t xml:space="preserve">Subnet </w:t>
      </w:r>
    </w:p>
    <w:p w14:paraId="5C87EBB0" w14:textId="77777777" w:rsidR="002F3C72" w:rsidRPr="00C67620" w:rsidRDefault="002F3C72" w:rsidP="002F3C72">
      <w:pPr>
        <w:pStyle w:val="LXIBody"/>
      </w:pPr>
      <w:r w:rsidRPr="00C67620">
        <w:t xml:space="preserve">A subdivision of an IP network. Each subnet has its own unique </w:t>
      </w:r>
      <w:proofErr w:type="spellStart"/>
      <w:r w:rsidRPr="00C67620">
        <w:t>subnetted</w:t>
      </w:r>
      <w:proofErr w:type="spellEnd"/>
      <w:r w:rsidRPr="00C67620">
        <w:t xml:space="preserve"> network ID.</w:t>
      </w:r>
    </w:p>
    <w:p w14:paraId="6F529F3E" w14:textId="77777777" w:rsidR="002F3C72" w:rsidRPr="00121CCA" w:rsidRDefault="002F3C72" w:rsidP="002F3C72">
      <w:pPr>
        <w:pStyle w:val="LXIBody"/>
        <w:rPr>
          <w:b/>
        </w:rPr>
      </w:pPr>
      <w:r w:rsidRPr="00121CCA">
        <w:rPr>
          <w:b/>
        </w:rPr>
        <w:t xml:space="preserve">Subnet Mask </w:t>
      </w:r>
    </w:p>
    <w:p w14:paraId="56E21D72" w14:textId="77777777" w:rsidR="002F3C72" w:rsidRPr="00C67620" w:rsidRDefault="002F3C72" w:rsidP="002F3C72">
      <w:pPr>
        <w:pStyle w:val="LXIBody"/>
      </w:pPr>
      <w:r w:rsidRPr="00C67620">
        <w:lastRenderedPageBreak/>
        <w:t>A 32-bit value that enables the recipient of IP packets to distinguish the network ID and host ID portions of the IP address. Typically, subnet masks use the format 255.</w:t>
      </w:r>
      <w:r w:rsidRPr="00C67620">
        <w:rPr>
          <w:i/>
          <w:iCs/>
        </w:rPr>
        <w:t>x</w:t>
      </w:r>
      <w:r w:rsidRPr="00C67620">
        <w:t>.</w:t>
      </w:r>
      <w:r w:rsidRPr="00C67620">
        <w:rPr>
          <w:i/>
          <w:iCs/>
        </w:rPr>
        <w:t>x</w:t>
      </w:r>
      <w:r w:rsidRPr="00C67620">
        <w:t>.</w:t>
      </w:r>
      <w:r w:rsidRPr="00C67620">
        <w:rPr>
          <w:i/>
          <w:iCs/>
        </w:rPr>
        <w:t>x</w:t>
      </w:r>
      <w:r w:rsidRPr="00C67620">
        <w:t>.</w:t>
      </w:r>
    </w:p>
    <w:p w14:paraId="13385D74" w14:textId="77777777" w:rsidR="002F3C72" w:rsidRPr="00121CCA" w:rsidRDefault="002F3C72" w:rsidP="002F3C72">
      <w:pPr>
        <w:pStyle w:val="LXIBody"/>
        <w:rPr>
          <w:b/>
        </w:rPr>
      </w:pPr>
      <w:r w:rsidRPr="00121CCA">
        <w:rPr>
          <w:b/>
        </w:rPr>
        <w:t xml:space="preserve">TCP/IP </w:t>
      </w:r>
    </w:p>
    <w:p w14:paraId="010EB24D" w14:textId="77777777" w:rsidR="002F3C72" w:rsidRPr="00C67620" w:rsidRDefault="002F3C72" w:rsidP="002F3C72">
      <w:pPr>
        <w:pStyle w:val="LXIBody"/>
      </w:pPr>
      <w:r w:rsidRPr="00C67620">
        <w:t>See definition for: Transmission Control Protocol/Internet Protocol (TCP/IP)</w:t>
      </w:r>
    </w:p>
    <w:p w14:paraId="636073E6" w14:textId="77777777" w:rsidR="002F3C72" w:rsidRPr="00121CCA" w:rsidRDefault="002F3C72" w:rsidP="002F3C72">
      <w:pPr>
        <w:pStyle w:val="LXIBody"/>
        <w:rPr>
          <w:b/>
        </w:rPr>
      </w:pPr>
      <w:r w:rsidRPr="00121CCA">
        <w:rPr>
          <w:b/>
        </w:rPr>
        <w:t xml:space="preserve">Transmission Control Protocol/Internet Protocol (TCP/IP) </w:t>
      </w:r>
    </w:p>
    <w:p w14:paraId="5C3B0A21" w14:textId="77777777" w:rsidR="002F3C72" w:rsidRPr="00C67620" w:rsidRDefault="002F3C72" w:rsidP="002F3C72">
      <w:pPr>
        <w:pStyle w:val="LXIBody"/>
      </w:pPr>
      <w:r w:rsidRPr="00C67620">
        <w:t>A set of networking protocols widely used on the Internet that provides communications across interconnected networks of computers with diverse hardware architectures and various operating systems. TCP/IP includes standards for how computers communicate and conventions for connecting networks and routing traffic.</w:t>
      </w:r>
    </w:p>
    <w:p w14:paraId="06CB6CD4" w14:textId="77777777" w:rsidR="002F3C72" w:rsidRPr="00D318C2" w:rsidRDefault="002F3C72" w:rsidP="002F3C72">
      <w:pPr>
        <w:pStyle w:val="LXIBody"/>
        <w:rPr>
          <w:b/>
        </w:rPr>
      </w:pPr>
      <w:r w:rsidRPr="00D318C2">
        <w:rPr>
          <w:b/>
        </w:rPr>
        <w:t>UDP</w:t>
      </w:r>
    </w:p>
    <w:p w14:paraId="0B895CD6" w14:textId="77777777" w:rsidR="002F3C72" w:rsidRPr="00D318C2" w:rsidRDefault="002F3C72" w:rsidP="002F3C72">
      <w:pPr>
        <w:pStyle w:val="LXIBody"/>
      </w:pPr>
      <w:r w:rsidRPr="00D318C2">
        <w:t>The User Datagram Protocol (UDP) is one of the core protocols of the Internet protocol suite. Using UDP, programs on networked computers can send short messages known as datagrams to one another.</w:t>
      </w:r>
    </w:p>
    <w:p w14:paraId="38D57004" w14:textId="77777777" w:rsidR="002F3C72" w:rsidRPr="00121CCA" w:rsidRDefault="002F3C72" w:rsidP="002F3C72">
      <w:pPr>
        <w:pStyle w:val="LXIBody"/>
        <w:rPr>
          <w:b/>
        </w:rPr>
      </w:pPr>
      <w:r w:rsidRPr="00121CCA">
        <w:rPr>
          <w:b/>
        </w:rPr>
        <w:t xml:space="preserve">Uniform Resource Locator (URL) </w:t>
      </w:r>
    </w:p>
    <w:p w14:paraId="05F10FD1" w14:textId="16353BA6" w:rsidR="002F3C72" w:rsidRPr="00C67620" w:rsidRDefault="002F3C72" w:rsidP="002F3C72">
      <w:pPr>
        <w:pStyle w:val="LXIBody"/>
      </w:pPr>
      <w:r w:rsidRPr="00C67620">
        <w:t xml:space="preserve">An address that uniquely identifies a location on the Internet. Generally, an URL specifies the connection protocol and a file name. The connection protocol can </w:t>
      </w:r>
      <w:proofErr w:type="gramStart"/>
      <w:r w:rsidRPr="00C67620">
        <w:t>be:</w:t>
      </w:r>
      <w:proofErr w:type="gramEnd"/>
      <w:r w:rsidRPr="00C67620">
        <w:t xml:space="preserve"> telnet, ftp, gopher, etc., and for web pages, http is the usual protocol as in the fictitious URL </w:t>
      </w:r>
      <w:r w:rsidRPr="00C67620">
        <w:rPr>
          <w:i/>
          <w:iCs/>
        </w:rPr>
        <w:t>http://www.example.microsoft.com</w:t>
      </w:r>
      <w:r w:rsidRPr="00C67620">
        <w:t xml:space="preserve">. </w:t>
      </w:r>
    </w:p>
    <w:p w14:paraId="0E8BA693" w14:textId="77777777" w:rsidR="002F3C72" w:rsidRPr="005E452E" w:rsidRDefault="002F3C72" w:rsidP="002F3C72">
      <w:pPr>
        <w:pStyle w:val="LXIBody"/>
        <w:rPr>
          <w:b/>
        </w:rPr>
      </w:pPr>
      <w:r w:rsidRPr="005E452E">
        <w:rPr>
          <w:b/>
        </w:rPr>
        <w:t>URL</w:t>
      </w:r>
    </w:p>
    <w:p w14:paraId="0CFDBC2F" w14:textId="77777777" w:rsidR="002F3C72" w:rsidRPr="00C67620" w:rsidRDefault="002F3C72" w:rsidP="002F3C72">
      <w:pPr>
        <w:pStyle w:val="LXIBody"/>
      </w:pPr>
      <w:r w:rsidRPr="00C67620">
        <w:t>See definition for Uniform Resource Locator (URL)</w:t>
      </w:r>
    </w:p>
    <w:p w14:paraId="5A3E3D4A" w14:textId="77777777" w:rsidR="002F3C72" w:rsidRPr="00121CCA" w:rsidRDefault="002F3C72" w:rsidP="002F3C72">
      <w:pPr>
        <w:pStyle w:val="LXIBody"/>
        <w:rPr>
          <w:b/>
        </w:rPr>
      </w:pPr>
      <w:r w:rsidRPr="00121CCA">
        <w:rPr>
          <w:b/>
        </w:rPr>
        <w:t>UTC</w:t>
      </w:r>
    </w:p>
    <w:p w14:paraId="510D25D7" w14:textId="77777777" w:rsidR="002F3C72" w:rsidRPr="00C67620" w:rsidRDefault="002F3C72" w:rsidP="002F3C72">
      <w:pPr>
        <w:pStyle w:val="LXIBody"/>
      </w:pPr>
      <w:r w:rsidRPr="00C67620">
        <w:t xml:space="preserve">Coordinated Universal Time (abbreviated </w:t>
      </w:r>
      <w:r w:rsidRPr="005E452E">
        <w:t>UTC</w:t>
      </w:r>
      <w:r w:rsidRPr="00C67620">
        <w:t>) is the basis for the worldwide system of civil time. This time scale is kept by time laboratories around the world, including the U.S. Naval Observatory, and is determined using highly precise atomic clocks.</w:t>
      </w:r>
    </w:p>
    <w:p w14:paraId="5DDD9546" w14:textId="77777777" w:rsidR="002F3C72" w:rsidRPr="00121CCA" w:rsidRDefault="002F3C72" w:rsidP="002F3C72">
      <w:pPr>
        <w:pStyle w:val="LXIBody"/>
        <w:rPr>
          <w:b/>
        </w:rPr>
      </w:pPr>
      <w:r w:rsidRPr="00121CCA">
        <w:rPr>
          <w:b/>
        </w:rPr>
        <w:t xml:space="preserve">VISA </w:t>
      </w:r>
    </w:p>
    <w:p w14:paraId="6D4D5A01" w14:textId="77777777" w:rsidR="002F3C72" w:rsidRPr="00F13A36" w:rsidRDefault="002F3C72" w:rsidP="002F3C72">
      <w:pPr>
        <w:pStyle w:val="LXIBody"/>
      </w:pPr>
      <w:r w:rsidRPr="00F13A36">
        <w:t xml:space="preserve">Most of the instrument drivers communicate to the instrumentation hardware through an I/O Library. The VISA library is used for the </w:t>
      </w:r>
      <w:r w:rsidRPr="00C67620">
        <w:t>GPIB, VXI, PXI, Serial, Ethernet, and/or USB interfaces</w:t>
      </w:r>
      <w:r w:rsidRPr="00F13A36">
        <w:t>, while other buses can utilize either VISA or another library.</w:t>
      </w:r>
    </w:p>
    <w:p w14:paraId="54D23319" w14:textId="77777777" w:rsidR="002F3C72" w:rsidRPr="00121CCA" w:rsidRDefault="002F3C72" w:rsidP="002F3C72">
      <w:pPr>
        <w:pStyle w:val="LXIBody"/>
        <w:rPr>
          <w:b/>
        </w:rPr>
      </w:pPr>
      <w:r w:rsidRPr="00121CCA">
        <w:rPr>
          <w:b/>
        </w:rPr>
        <w:t>W3C</w:t>
      </w:r>
    </w:p>
    <w:p w14:paraId="0E22DB16" w14:textId="77777777" w:rsidR="002F3C72" w:rsidRDefault="002F3C72" w:rsidP="002F3C72">
      <w:pPr>
        <w:pStyle w:val="LXIBody"/>
      </w:pPr>
      <w:r w:rsidRPr="00C67620">
        <w:t xml:space="preserve">The </w:t>
      </w:r>
      <w:hyperlink r:id="rId52" w:history="1">
        <w:r w:rsidRPr="00B575B0">
          <w:rPr>
            <w:rStyle w:val="Hyperlink"/>
          </w:rPr>
          <w:t>World Wide Web Consortium (W3C)</w:t>
        </w:r>
      </w:hyperlink>
      <w:r w:rsidRPr="00C67620">
        <w:t xml:space="preserve"> develops interoperable technologies (specifications, guidelines, software, and tools) to lead the Web to its full potential as a forum for information, commerce, communication, and collective understanding.</w:t>
      </w:r>
    </w:p>
    <w:p w14:paraId="217E7E76" w14:textId="77777777" w:rsidR="002F3C72" w:rsidRDefault="002F3C72" w:rsidP="002F3C72">
      <w:pPr>
        <w:pStyle w:val="LXIBody"/>
        <w:rPr>
          <w:b/>
          <w:bCs/>
        </w:rPr>
      </w:pPr>
      <w:r>
        <w:rPr>
          <w:b/>
          <w:bCs/>
        </w:rPr>
        <w:t>XSD</w:t>
      </w:r>
    </w:p>
    <w:p w14:paraId="5E2F5E46" w14:textId="77777777" w:rsidR="002F3C72" w:rsidRPr="00770DB8" w:rsidRDefault="002F3C72" w:rsidP="002F3C72">
      <w:pPr>
        <w:pStyle w:val="LXIBody"/>
      </w:pPr>
      <w:r>
        <w:t>An XML Schema Definition, as defined by the W3C (</w:t>
      </w:r>
      <w:hyperlink r:id="rId53" w:history="1">
        <w:r w:rsidRPr="007420AE">
          <w:rPr>
            <w:rStyle w:val="Hyperlink"/>
          </w:rPr>
          <w:t>http://www.w3.org/XML/Schema</w:t>
        </w:r>
      </w:hyperlink>
      <w:r>
        <w:t>).  It defines a type of XML document in terms of the constraints upon what elements and attributes may appear, their relationship to each other, what types of data may be in them, and so forth.</w:t>
      </w:r>
    </w:p>
    <w:p w14:paraId="526770CE" w14:textId="77777777" w:rsidR="002F3C72" w:rsidRDefault="002F3C72" w:rsidP="002F3C72"/>
    <w:p w14:paraId="7CBEED82" w14:textId="77777777" w:rsidR="00643953" w:rsidRPr="00304982" w:rsidRDefault="00643953" w:rsidP="009F5F68">
      <w:pPr>
        <w:pStyle w:val="LXIBody"/>
        <w:rPr>
          <w:spacing w:val="-20"/>
          <w:szCs w:val="18"/>
          <w:u w:color="000099"/>
        </w:rPr>
      </w:pPr>
    </w:p>
    <w:p w14:paraId="6E36661F" w14:textId="24684044" w:rsidR="00A122A9" w:rsidRDefault="00AF2C73" w:rsidP="00F2205E">
      <w:pPr>
        <w:pStyle w:val="Heading1"/>
        <w:rPr>
          <w:ins w:id="798" w:author="John Ryland" w:date="2023-01-18T17:16:00Z"/>
        </w:rPr>
      </w:pPr>
      <w:bookmarkStart w:id="799" w:name="_Toc127115121"/>
      <w:bookmarkEnd w:id="536"/>
      <w:bookmarkEnd w:id="537"/>
      <w:bookmarkEnd w:id="538"/>
      <w:bookmarkEnd w:id="539"/>
      <w:bookmarkEnd w:id="540"/>
      <w:bookmarkEnd w:id="541"/>
      <w:bookmarkEnd w:id="542"/>
      <w:bookmarkEnd w:id="543"/>
      <w:bookmarkEnd w:id="544"/>
      <w:bookmarkEnd w:id="545"/>
      <w:bookmarkEnd w:id="546"/>
      <w:ins w:id="800" w:author="John Ryland" w:date="2023-01-18T17:15:00Z">
        <w:r>
          <w:lastRenderedPageBreak/>
          <w:t>Example LXI API Schem</w:t>
        </w:r>
      </w:ins>
      <w:ins w:id="801" w:author="John Ryland" w:date="2023-01-18T17:16:00Z">
        <w:r w:rsidR="0025303B">
          <w:t>as</w:t>
        </w:r>
        <w:bookmarkEnd w:id="799"/>
      </w:ins>
    </w:p>
    <w:p w14:paraId="5C330806" w14:textId="77777777" w:rsidR="0002268C" w:rsidRDefault="0002268C" w:rsidP="00DD787D">
      <w:pPr>
        <w:pStyle w:val="Body1"/>
        <w:ind w:left="0"/>
        <w:rPr>
          <w:ins w:id="802" w:author="John Ryland" w:date="2023-06-12T18:09:00Z"/>
        </w:rPr>
      </w:pPr>
    </w:p>
    <w:p w14:paraId="4E7624DA" w14:textId="4B906F1A" w:rsidR="0025303B" w:rsidRDefault="00E94471" w:rsidP="00DD787D">
      <w:pPr>
        <w:pStyle w:val="Body1"/>
        <w:ind w:left="0"/>
        <w:rPr>
          <w:ins w:id="803" w:author="John Ryland" w:date="2023-06-12T18:11:00Z"/>
        </w:rPr>
      </w:pPr>
      <w:ins w:id="804" w:author="John Ryland" w:date="2023-06-12T18:08:00Z">
        <w:r>
          <w:t>LXI AP</w:t>
        </w:r>
      </w:ins>
      <w:ins w:id="805" w:author="John Ryland" w:date="2023-06-12T18:09:00Z">
        <w:r>
          <w:t xml:space="preserve">I </w:t>
        </w:r>
        <w:r w:rsidR="0002268C">
          <w:t xml:space="preserve">XML examples can be found in the LXI </w:t>
        </w:r>
      </w:ins>
      <w:ins w:id="806" w:author="John Ryland" w:date="2023-06-12T18:13:00Z">
        <w:r w:rsidR="00E06524">
          <w:t xml:space="preserve">Standard </w:t>
        </w:r>
      </w:ins>
      <w:ins w:id="807" w:author="John Ryland" w:date="2023-06-12T18:09:00Z">
        <w:r w:rsidR="0002268C">
          <w:t>GitHub</w:t>
        </w:r>
        <w:r w:rsidR="007C16A3">
          <w:t xml:space="preserve"> </w:t>
        </w:r>
      </w:ins>
      <w:commentRangeStart w:id="808"/>
      <w:ins w:id="809" w:author="John Ryland" w:date="2023-06-12T18:10:00Z">
        <w:r w:rsidR="007C16A3">
          <w:t>project</w:t>
        </w:r>
      </w:ins>
      <w:commentRangeEnd w:id="808"/>
      <w:ins w:id="810" w:author="John Ryland" w:date="2023-06-12T18:15:00Z">
        <w:r w:rsidR="00425702">
          <w:rPr>
            <w:rStyle w:val="CommentReference"/>
          </w:rPr>
          <w:commentReference w:id="808"/>
        </w:r>
      </w:ins>
      <w:ins w:id="811" w:author="John Ryland" w:date="2023-06-12T18:11:00Z">
        <w:r w:rsidR="005E184A">
          <w:t xml:space="preserve"> located here: </w:t>
        </w:r>
        <w:r w:rsidR="005E184A">
          <w:fldChar w:fldCharType="begin"/>
        </w:r>
        <w:r w:rsidR="005E184A">
          <w:instrText xml:space="preserve"> HYPERLINK "</w:instrText>
        </w:r>
        <w:r w:rsidR="005E184A" w:rsidRPr="005E184A">
          <w:instrText>https://github.com/LxiStandard/</w:instrText>
        </w:r>
        <w:r w:rsidR="005E184A">
          <w:instrText xml:space="preserve">" </w:instrText>
        </w:r>
        <w:r w:rsidR="005E184A">
          <w:fldChar w:fldCharType="separate"/>
        </w:r>
        <w:r w:rsidR="005E184A" w:rsidRPr="009F47A1">
          <w:rPr>
            <w:rStyle w:val="Hyperlink"/>
          </w:rPr>
          <w:t>https://github.com/LxiStandard/</w:t>
        </w:r>
        <w:r w:rsidR="005E184A">
          <w:fldChar w:fldCharType="end"/>
        </w:r>
      </w:ins>
      <w:del w:id="812" w:author="John Ryland" w:date="2023-06-12T18:08:00Z">
        <w:r w:rsidR="0091725C" w:rsidDel="00E94471">
          <w:delText>The following are examples of the LXI API Extended</w:delText>
        </w:r>
        <w:r w:rsidR="00DD787D" w:rsidDel="00E94471">
          <w:delText xml:space="preserve"> Function schemas</w:delText>
        </w:r>
        <w:r w:rsidR="00DF375A" w:rsidDel="00E94471">
          <w:delText xml:space="preserve">. They where created using the </w:delText>
        </w:r>
        <w:commentRangeStart w:id="813"/>
        <w:r w:rsidR="00DF375A" w:rsidDel="00E94471">
          <w:delText>LXI</w:delText>
        </w:r>
        <w:commentRangeEnd w:id="813"/>
        <w:r w:rsidR="006D12CA" w:rsidDel="00E94471">
          <w:rPr>
            <w:rStyle w:val="CommentReference"/>
          </w:rPr>
          <w:commentReference w:id="813"/>
        </w:r>
        <w:r w:rsidR="00DF375A" w:rsidDel="00E94471">
          <w:delText xml:space="preserve"> Reference Design.</w:delText>
        </w:r>
      </w:del>
    </w:p>
    <w:p w14:paraId="076BE26D" w14:textId="77777777" w:rsidR="005E184A" w:rsidRPr="005E184A" w:rsidRDefault="005E184A" w:rsidP="005E184A">
      <w:pPr>
        <w:pStyle w:val="LXIBody"/>
        <w:rPr>
          <w:ins w:id="814" w:author="John Ryland" w:date="2023-01-18T17:16:00Z"/>
        </w:rPr>
        <w:pPrChange w:id="815" w:author="John Ryland" w:date="2023-06-12T18:11:00Z">
          <w:pPr>
            <w:pStyle w:val="Body1"/>
            <w:ind w:left="0"/>
          </w:pPr>
        </w:pPrChange>
      </w:pPr>
    </w:p>
    <w:p w14:paraId="32AC7013" w14:textId="2A274854" w:rsidR="00C75D32" w:rsidDel="0089424F" w:rsidRDefault="00C75D32" w:rsidP="00E94471">
      <w:pPr>
        <w:pStyle w:val="Heading2"/>
        <w:numPr>
          <w:ilvl w:val="0"/>
          <w:numId w:val="0"/>
        </w:numPr>
        <w:ind w:left="756"/>
        <w:rPr>
          <w:del w:id="816" w:author="John Ryland" w:date="2023-06-12T18:08:00Z"/>
          <w:rFonts w:ascii="Consolas" w:hAnsi="Consolas" w:cs="Consolas"/>
          <w:color w:val="0000FF"/>
          <w:sz w:val="19"/>
          <w:szCs w:val="19"/>
        </w:rPr>
        <w:pPrChange w:id="817" w:author="John Ryland" w:date="2023-06-12T18:08:00Z">
          <w:pPr>
            <w:autoSpaceDE w:val="0"/>
            <w:autoSpaceDN w:val="0"/>
            <w:adjustRightInd w:val="0"/>
          </w:pPr>
        </w:pPrChange>
      </w:pPr>
      <w:bookmarkStart w:id="818" w:name="_Toc127115123"/>
    </w:p>
    <w:p w14:paraId="12324525" w14:textId="16CB02C3" w:rsidR="00C75D32" w:rsidRPr="00C75D32" w:rsidDel="0089424F" w:rsidRDefault="00C75D32" w:rsidP="00E94471">
      <w:pPr>
        <w:pStyle w:val="Heading2"/>
        <w:numPr>
          <w:ilvl w:val="0"/>
          <w:numId w:val="0"/>
        </w:numPr>
        <w:ind w:left="756"/>
        <w:rPr>
          <w:del w:id="819" w:author="John Ryland" w:date="2023-06-12T18:08:00Z"/>
        </w:rPr>
        <w:pPrChange w:id="820" w:author="John Ryland" w:date="2023-06-12T18:08:00Z">
          <w:pPr>
            <w:autoSpaceDE w:val="0"/>
            <w:autoSpaceDN w:val="0"/>
            <w:adjustRightInd w:val="0"/>
          </w:pPr>
        </w:pPrChange>
      </w:pPr>
      <w:del w:id="821" w:author="John Ryland" w:date="2023-06-12T18:08:00Z">
        <w:r w:rsidDel="0089424F">
          <w:rPr>
            <w:rFonts w:ascii="Consolas" w:hAnsi="Consolas" w:cs="Consolas"/>
            <w:color w:val="0000FF"/>
            <w:sz w:val="19"/>
            <w:szCs w:val="19"/>
          </w:rPr>
          <w:delText>&gt;</w:delText>
        </w:r>
      </w:del>
    </w:p>
    <w:bookmarkEnd w:id="818"/>
    <w:p w14:paraId="7C1C1B0E" w14:textId="29C2872E" w:rsidR="00C75D32" w:rsidDel="0089424F" w:rsidRDefault="00C75D32" w:rsidP="00E94471">
      <w:pPr>
        <w:pStyle w:val="Heading2"/>
        <w:numPr>
          <w:ilvl w:val="0"/>
          <w:numId w:val="0"/>
        </w:numPr>
        <w:ind w:left="756"/>
        <w:rPr>
          <w:del w:id="822" w:author="John Ryland" w:date="2023-06-12T18:08:00Z"/>
          <w:rFonts w:ascii="Consolas" w:hAnsi="Consolas" w:cs="Consolas"/>
          <w:color w:val="0000FF"/>
          <w:sz w:val="19"/>
          <w:szCs w:val="19"/>
        </w:rPr>
        <w:pPrChange w:id="823" w:author="John Ryland" w:date="2023-06-12T18:08:00Z">
          <w:pPr>
            <w:autoSpaceDE w:val="0"/>
            <w:autoSpaceDN w:val="0"/>
            <w:adjustRightInd w:val="0"/>
          </w:pPr>
        </w:pPrChange>
      </w:pPr>
    </w:p>
    <w:p w14:paraId="23A91FDD" w14:textId="215E27C8" w:rsidR="00AC63C9" w:rsidDel="0089424F" w:rsidRDefault="00AC63C9" w:rsidP="00E94471">
      <w:pPr>
        <w:pStyle w:val="Heading2"/>
        <w:numPr>
          <w:ilvl w:val="0"/>
          <w:numId w:val="0"/>
        </w:numPr>
        <w:ind w:left="756"/>
        <w:rPr>
          <w:del w:id="824" w:author="John Ryland" w:date="2023-06-12T18:08:00Z"/>
          <w:rFonts w:ascii="Consolas" w:hAnsi="Consolas" w:cs="Consolas"/>
          <w:color w:val="0000FF"/>
          <w:sz w:val="19"/>
          <w:szCs w:val="19"/>
          <w:lang w:val="de-DE"/>
        </w:rPr>
        <w:pPrChange w:id="825" w:author="John Ryland" w:date="2023-06-12T18:08:00Z">
          <w:pPr>
            <w:autoSpaceDE w:val="0"/>
            <w:autoSpaceDN w:val="0"/>
            <w:adjustRightInd w:val="0"/>
          </w:pPr>
        </w:pPrChange>
      </w:pPr>
    </w:p>
    <w:p w14:paraId="13931FCC" w14:textId="2C6BA4B8" w:rsidR="00AC63C9" w:rsidDel="0089424F" w:rsidRDefault="00AC63C9" w:rsidP="00E94471">
      <w:pPr>
        <w:pStyle w:val="Heading2"/>
        <w:numPr>
          <w:ilvl w:val="0"/>
          <w:numId w:val="0"/>
        </w:numPr>
        <w:ind w:left="756"/>
        <w:rPr>
          <w:del w:id="826" w:author="John Ryland" w:date="2023-06-12T18:08:00Z"/>
          <w:rFonts w:ascii="Consolas" w:hAnsi="Consolas" w:cs="Consolas"/>
          <w:color w:val="0000FF"/>
          <w:sz w:val="19"/>
          <w:szCs w:val="19"/>
        </w:rPr>
        <w:pPrChange w:id="827" w:author="John Ryland" w:date="2023-06-12T18:08:00Z">
          <w:pPr>
            <w:autoSpaceDE w:val="0"/>
            <w:autoSpaceDN w:val="0"/>
            <w:adjustRightInd w:val="0"/>
          </w:pPr>
        </w:pPrChange>
      </w:pPr>
    </w:p>
    <w:p w14:paraId="75196EAE" w14:textId="4C7459C2" w:rsidR="00AC63C9" w:rsidDel="0089424F" w:rsidRDefault="00AC63C9" w:rsidP="00E94471">
      <w:pPr>
        <w:pStyle w:val="Heading2"/>
        <w:numPr>
          <w:ilvl w:val="0"/>
          <w:numId w:val="0"/>
        </w:numPr>
        <w:ind w:left="756"/>
        <w:rPr>
          <w:del w:id="828" w:author="John Ryland" w:date="2023-06-12T18:08:00Z"/>
          <w:rFonts w:ascii="Consolas" w:hAnsi="Consolas" w:cs="Consolas"/>
          <w:color w:val="0000FF"/>
          <w:sz w:val="19"/>
          <w:szCs w:val="19"/>
        </w:rPr>
        <w:pPrChange w:id="829" w:author="John Ryland" w:date="2023-06-12T18:08:00Z">
          <w:pPr>
            <w:autoSpaceDE w:val="0"/>
            <w:autoSpaceDN w:val="0"/>
            <w:adjustRightInd w:val="0"/>
          </w:pPr>
        </w:pPrChange>
      </w:pPr>
    </w:p>
    <w:p w14:paraId="31A082A0" w14:textId="7D6D4564" w:rsidR="00AC63C9" w:rsidDel="0089424F" w:rsidRDefault="00AC63C9" w:rsidP="00E94471">
      <w:pPr>
        <w:pStyle w:val="Heading2"/>
        <w:numPr>
          <w:ilvl w:val="0"/>
          <w:numId w:val="0"/>
        </w:numPr>
        <w:ind w:left="756"/>
        <w:rPr>
          <w:del w:id="830" w:author="John Ryland" w:date="2023-06-12T18:08:00Z"/>
          <w:rFonts w:ascii="Consolas" w:hAnsi="Consolas" w:cs="Consolas"/>
          <w:color w:val="0000FF"/>
          <w:sz w:val="19"/>
          <w:szCs w:val="19"/>
        </w:rPr>
        <w:pPrChange w:id="831" w:author="John Ryland" w:date="2023-06-12T18:08:00Z">
          <w:pPr>
            <w:autoSpaceDE w:val="0"/>
            <w:autoSpaceDN w:val="0"/>
            <w:adjustRightInd w:val="0"/>
          </w:pPr>
        </w:pPrChange>
      </w:pPr>
    </w:p>
    <w:p w14:paraId="786BF9B5" w14:textId="3421542D" w:rsidR="0091725C" w:rsidDel="0089424F" w:rsidRDefault="0091725C" w:rsidP="00E94471">
      <w:pPr>
        <w:pStyle w:val="Heading2"/>
        <w:numPr>
          <w:ilvl w:val="0"/>
          <w:numId w:val="0"/>
        </w:numPr>
        <w:ind w:left="756"/>
        <w:rPr>
          <w:del w:id="832" w:author="John Ryland" w:date="2023-06-12T18:08:00Z"/>
          <w:rFonts w:ascii="Consolas" w:hAnsi="Consolas" w:cs="Consolas"/>
          <w:color w:val="0000FF"/>
          <w:sz w:val="19"/>
          <w:szCs w:val="19"/>
        </w:rPr>
        <w:pPrChange w:id="833" w:author="John Ryland" w:date="2023-06-12T18:08:00Z">
          <w:pPr>
            <w:autoSpaceDE w:val="0"/>
            <w:autoSpaceDN w:val="0"/>
            <w:adjustRightInd w:val="0"/>
          </w:pPr>
        </w:pPrChange>
      </w:pPr>
    </w:p>
    <w:p w14:paraId="71BB7CF3" w14:textId="6AEF6591" w:rsidR="0091725C" w:rsidDel="0089424F" w:rsidRDefault="0091725C" w:rsidP="00E94471">
      <w:pPr>
        <w:pStyle w:val="Heading2"/>
        <w:numPr>
          <w:ilvl w:val="0"/>
          <w:numId w:val="0"/>
        </w:numPr>
        <w:ind w:left="756"/>
        <w:rPr>
          <w:del w:id="834" w:author="John Ryland" w:date="2023-06-12T18:08:00Z"/>
          <w:rFonts w:ascii="Consolas" w:hAnsi="Consolas" w:cs="Consolas"/>
          <w:color w:val="0000FF"/>
          <w:sz w:val="19"/>
          <w:szCs w:val="19"/>
        </w:rPr>
        <w:pPrChange w:id="835" w:author="John Ryland" w:date="2023-06-12T18:08:00Z">
          <w:pPr>
            <w:autoSpaceDE w:val="0"/>
            <w:autoSpaceDN w:val="0"/>
            <w:adjustRightInd w:val="0"/>
          </w:pPr>
        </w:pPrChange>
      </w:pPr>
    </w:p>
    <w:p w14:paraId="37EF25AB" w14:textId="77777777" w:rsidR="001A08F8" w:rsidRPr="00787DB1" w:rsidRDefault="001A08F8" w:rsidP="00E94471">
      <w:pPr>
        <w:pStyle w:val="Heading2"/>
        <w:numPr>
          <w:ilvl w:val="0"/>
          <w:numId w:val="0"/>
        </w:numPr>
        <w:ind w:left="756"/>
        <w:pPrChange w:id="836" w:author="John Ryland" w:date="2023-06-12T18:08:00Z">
          <w:pPr/>
        </w:pPrChange>
      </w:pPr>
    </w:p>
    <w:sectPr w:rsidR="001A08F8" w:rsidRPr="00787DB1" w:rsidSect="00752512">
      <w:footerReference w:type="even" r:id="rId54"/>
      <w:footerReference w:type="default" r:id="rId55"/>
      <w:pgSz w:w="12240" w:h="15840"/>
      <w:pgMar w:top="1440" w:right="1800" w:bottom="1267" w:left="1800" w:header="720" w:footer="562"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87" w:author="John Ryland" w:date="2023-06-12T18:15:00Z" w:initials="JR">
    <w:p w14:paraId="3159D3CE" w14:textId="77777777" w:rsidR="00FC03DE" w:rsidRDefault="00FC03DE" w:rsidP="00FC03DE">
      <w:pPr>
        <w:pStyle w:val="CommentText"/>
      </w:pPr>
      <w:r>
        <w:rPr>
          <w:rStyle w:val="CommentReference"/>
        </w:rPr>
        <w:annotationRef/>
      </w:r>
      <w:r>
        <w:t>Is this correct?</w:t>
      </w:r>
    </w:p>
  </w:comment>
  <w:comment w:id="606" w:author="John Ryland" w:date="2023-06-12T18:16:00Z" w:initials="JR">
    <w:p w14:paraId="715E7597" w14:textId="77777777" w:rsidR="000A400D" w:rsidRDefault="000A400D" w:rsidP="008A34B4">
      <w:pPr>
        <w:pStyle w:val="CommentText"/>
      </w:pPr>
      <w:r>
        <w:rPr>
          <w:rStyle w:val="CommentReference"/>
        </w:rPr>
        <w:annotationRef/>
      </w:r>
      <w:r>
        <w:t>Do we have an example for this in github</w:t>
      </w:r>
    </w:p>
  </w:comment>
  <w:comment w:id="608" w:author="John Ryland" w:date="2023-06-12T18:16:00Z" w:initials="JR">
    <w:p w14:paraId="040DF326" w14:textId="77777777" w:rsidR="00D47A4C" w:rsidRDefault="00D47A4C" w:rsidP="00E039B7">
      <w:pPr>
        <w:pStyle w:val="CommentText"/>
      </w:pPr>
      <w:r>
        <w:rPr>
          <w:rStyle w:val="CommentReference"/>
        </w:rPr>
        <w:annotationRef/>
      </w:r>
      <w:r>
        <w:t>Example in github?</w:t>
      </w:r>
    </w:p>
  </w:comment>
  <w:comment w:id="808" w:author="John Ryland" w:date="2023-06-12T18:15:00Z" w:initials="JR">
    <w:p w14:paraId="7899B73A" w14:textId="6B05C649" w:rsidR="00425702" w:rsidRDefault="00425702" w:rsidP="00DA4E46">
      <w:pPr>
        <w:pStyle w:val="CommentText"/>
      </w:pPr>
      <w:r>
        <w:rPr>
          <w:rStyle w:val="CommentReference"/>
        </w:rPr>
        <w:annotationRef/>
      </w:r>
      <w:r>
        <w:t>Is this correct?</w:t>
      </w:r>
    </w:p>
  </w:comment>
  <w:comment w:id="813" w:author="John Ryland" w:date="2023-02-12T17:28:00Z" w:initials="JR">
    <w:p w14:paraId="7F1EC7E8" w14:textId="2AE8AF3A" w:rsidR="006D12CA" w:rsidRDefault="006D12CA" w:rsidP="00B74CB1">
      <w:pPr>
        <w:pStyle w:val="CommentText"/>
      </w:pPr>
      <w:r>
        <w:rPr>
          <w:rStyle w:val="CommentReference"/>
        </w:rPr>
        <w:annotationRef/>
      </w:r>
      <w:r>
        <w:t>Comment about no xsd files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59D3CE" w15:done="0"/>
  <w15:commentEx w15:paraId="715E7597" w15:done="0"/>
  <w15:commentEx w15:paraId="040DF326" w15:done="0"/>
  <w15:commentEx w15:paraId="7899B73A" w15:done="0"/>
  <w15:commentEx w15:paraId="7F1EC7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1E121" w16cex:dateUtc="2023-06-12T22:15:00Z"/>
  <w16cex:commentExtensible w16cex:durableId="2831DF81" w16cex:dateUtc="2023-06-12T22:16:00Z"/>
  <w16cex:commentExtensible w16cex:durableId="2831DF98" w16cex:dateUtc="2023-06-12T22:16:00Z"/>
  <w16cex:commentExtensible w16cex:durableId="2831DF3E" w16cex:dateUtc="2023-06-12T22:15:00Z"/>
  <w16cex:commentExtensible w16cex:durableId="2793A048" w16cex:dateUtc="2023-02-12T22: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59D3CE" w16cid:durableId="2831E121"/>
  <w16cid:commentId w16cid:paraId="715E7597" w16cid:durableId="2831DF81"/>
  <w16cid:commentId w16cid:paraId="040DF326" w16cid:durableId="2831DF98"/>
  <w16cid:commentId w16cid:paraId="7899B73A" w16cid:durableId="2831DF3E"/>
  <w16cid:commentId w16cid:paraId="7F1EC7E8" w16cid:durableId="2793A0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3CCB3D" w14:textId="77777777" w:rsidR="0088727A" w:rsidRDefault="0088727A">
      <w:r>
        <w:separator/>
      </w:r>
    </w:p>
  </w:endnote>
  <w:endnote w:type="continuationSeparator" w:id="0">
    <w:p w14:paraId="6AFD0157" w14:textId="77777777" w:rsidR="0088727A" w:rsidRDefault="0088727A">
      <w:r>
        <w:continuationSeparator/>
      </w:r>
    </w:p>
  </w:endnote>
  <w:endnote w:type="continuationNotice" w:id="1">
    <w:p w14:paraId="5538401F" w14:textId="77777777" w:rsidR="0088727A" w:rsidRDefault="008872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ms Rmn">
    <w:altName w:val="Times New Roman"/>
    <w:panose1 w:val="02020603040505020304"/>
    <w:charset w:val="00"/>
    <w:family w:val="roman"/>
    <w:notTrueType/>
    <w:pitch w:val="variable"/>
    <w:sig w:usb0="00000003" w:usb1="00000000" w:usb2="00000000" w:usb3="00000000" w:csb0="00000001" w:csb1="00000000"/>
  </w:font>
  <w:font w:name="AgltCentITC TT">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504020202020204"/>
    <w:charset w:val="00"/>
    <w:family w:val="swiss"/>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Helvetica Condensed">
    <w:charset w:val="00"/>
    <w:family w:val="swiss"/>
    <w:pitch w:val="variable"/>
    <w:sig w:usb0="00000007" w:usb1="00000000" w:usb2="00000000" w:usb3="00000000" w:csb0="00000093" w:csb1="00000000"/>
  </w:font>
  <w:font w:name="MS Sans Serif">
    <w:panose1 w:val="00000000000000000000"/>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Helvetica-Bol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ourierNewPSMT">
    <w:altName w:val="Courier New"/>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28121" w14:textId="59466644" w:rsidR="00D71E59" w:rsidRDefault="00D71E59" w:rsidP="00A03B57">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9A4029">
      <w:rPr>
        <w:rStyle w:val="PageNumber"/>
        <w:noProof/>
      </w:rPr>
      <w:t>1</w:t>
    </w:r>
    <w:r>
      <w:rPr>
        <w:rStyle w:val="PageNumber"/>
      </w:rPr>
      <w:fldChar w:fldCharType="end"/>
    </w:r>
  </w:p>
  <w:p w14:paraId="779F8E76" w14:textId="77777777" w:rsidR="00D71E59" w:rsidRDefault="00D71E59" w:rsidP="00A03B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8F1BE" w14:textId="68589BBC" w:rsidR="00D71E59" w:rsidRDefault="00D71E59" w:rsidP="00E05B71">
    <w:pPr>
      <w:pStyle w:val="Footer"/>
      <w:jc w:val="center"/>
    </w:pPr>
    <w:r>
      <w:t>Copyright 2016-20</w:t>
    </w:r>
    <w:r w:rsidR="00194EE5">
      <w:t>2</w:t>
    </w:r>
    <w:ins w:id="837" w:author="John Ryland" w:date="2023-06-01T16:55:00Z">
      <w:r w:rsidR="009A4029">
        <w:t>3</w:t>
      </w:r>
    </w:ins>
    <w:del w:id="838" w:author="John Ryland" w:date="2023-06-01T16:55:00Z">
      <w:r w:rsidR="00214025" w:rsidDel="009A4029">
        <w:delText>2</w:delText>
      </w:r>
    </w:del>
    <w:r>
      <w:t xml:space="preserve"> LXI Consortium, Inc.  All rights reserved.</w:t>
    </w:r>
  </w:p>
  <w:p w14:paraId="62EBF9A1" w14:textId="77777777" w:rsidR="00D71E59" w:rsidRDefault="00D71E59">
    <w:pPr>
      <w:pStyle w:val="Footer"/>
    </w:pPr>
  </w:p>
  <w:p w14:paraId="0C6C2CD5" w14:textId="77777777" w:rsidR="00D71E59" w:rsidRDefault="00D71E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DB77A" w14:textId="77777777" w:rsidR="0088727A" w:rsidRDefault="0088727A">
      <w:r>
        <w:separator/>
      </w:r>
    </w:p>
  </w:footnote>
  <w:footnote w:type="continuationSeparator" w:id="0">
    <w:p w14:paraId="1B4BC357" w14:textId="77777777" w:rsidR="0088727A" w:rsidRDefault="0088727A">
      <w:r>
        <w:continuationSeparator/>
      </w:r>
    </w:p>
  </w:footnote>
  <w:footnote w:type="continuationNotice" w:id="1">
    <w:p w14:paraId="1F35A373" w14:textId="77777777" w:rsidR="0088727A" w:rsidRDefault="0088727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96AF44C"/>
    <w:lvl w:ilvl="0">
      <w:start w:val="1"/>
      <w:numFmt w:val="decimal"/>
      <w:pStyle w:val="ListNumber2"/>
      <w:lvlText w:val="%1."/>
      <w:lvlJc w:val="left"/>
      <w:pPr>
        <w:tabs>
          <w:tab w:val="num" w:pos="720"/>
        </w:tabs>
        <w:ind w:left="720" w:hanging="360"/>
      </w:pPr>
    </w:lvl>
  </w:abstractNum>
  <w:abstractNum w:abstractNumId="1" w15:restartNumberingAfterBreak="0">
    <w:nsid w:val="037E302B"/>
    <w:multiLevelType w:val="multilevel"/>
    <w:tmpl w:val="41245400"/>
    <w:lvl w:ilvl="0">
      <w:start w:val="1"/>
      <w:numFmt w:val="upperLetter"/>
      <w:pStyle w:val="LXIAppendHeading"/>
      <w:lvlText w:val="Appendix %1"/>
      <w:lvlJc w:val="left"/>
      <w:pPr>
        <w:tabs>
          <w:tab w:val="num" w:pos="432"/>
        </w:tabs>
        <w:ind w:left="432" w:hanging="432"/>
      </w:pPr>
      <w:rPr>
        <w:rFonts w:hint="default"/>
        <w:b/>
        <w:i w:val="0"/>
        <w:sz w:val="32"/>
      </w:rPr>
    </w:lvl>
    <w:lvl w:ilvl="1">
      <w:start w:val="1"/>
      <w:numFmt w:val="decimal"/>
      <w:pStyle w:val="Heading2Appendix"/>
      <w:lvlText w:val="%1.%2"/>
      <w:lvlJc w:val="left"/>
      <w:pPr>
        <w:tabs>
          <w:tab w:val="num" w:pos="576"/>
        </w:tabs>
        <w:ind w:left="576" w:hanging="576"/>
      </w:pPr>
      <w:rPr>
        <w:rFonts w:hint="default"/>
        <w:b/>
        <w:i w:val="0"/>
        <w:sz w:val="24"/>
      </w:rPr>
    </w:lvl>
    <w:lvl w:ilvl="2">
      <w:start w:val="1"/>
      <w:numFmt w:val="decimal"/>
      <w:pStyle w:val="Heading3Appendix"/>
      <w:lvlText w:val="%1.%2.%3"/>
      <w:lvlJc w:val="left"/>
      <w:pPr>
        <w:tabs>
          <w:tab w:val="num" w:pos="720"/>
        </w:tabs>
        <w:ind w:left="720" w:hanging="720"/>
      </w:pPr>
      <w:rPr>
        <w:rFonts w:hint="default"/>
        <w:b/>
        <w:i w:val="0"/>
        <w:color w:val="000000"/>
        <w:sz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88A45B4"/>
    <w:multiLevelType w:val="hybridMultilevel"/>
    <w:tmpl w:val="81226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34389"/>
    <w:multiLevelType w:val="hybridMultilevel"/>
    <w:tmpl w:val="92DC812C"/>
    <w:lvl w:ilvl="0" w:tplc="04090001">
      <w:start w:val="169"/>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EB728D"/>
    <w:multiLevelType w:val="hybridMultilevel"/>
    <w:tmpl w:val="8572FBF4"/>
    <w:lvl w:ilvl="0" w:tplc="04090001">
      <w:start w:val="169"/>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9A3290"/>
    <w:multiLevelType w:val="multilevel"/>
    <w:tmpl w:val="BE38E110"/>
    <w:lvl w:ilvl="0">
      <w:start w:val="1"/>
      <w:numFmt w:val="decimal"/>
      <w:pStyle w:val="Heading1"/>
      <w:lvlText w:val="%1"/>
      <w:lvlJc w:val="left"/>
      <w:pPr>
        <w:tabs>
          <w:tab w:val="num" w:pos="432"/>
        </w:tabs>
        <w:ind w:left="432" w:hanging="432"/>
      </w:pPr>
      <w:rPr>
        <w:rFonts w:hint="default"/>
        <w:b/>
        <w:i w:val="0"/>
        <w:sz w:val="32"/>
      </w:rPr>
    </w:lvl>
    <w:lvl w:ilvl="1">
      <w:start w:val="2"/>
      <w:numFmt w:val="decimal"/>
      <w:pStyle w:val="Heading2"/>
      <w:lvlText w:val="%1.%2"/>
      <w:lvlJc w:val="left"/>
      <w:pPr>
        <w:tabs>
          <w:tab w:val="num" w:pos="756"/>
        </w:tabs>
        <w:ind w:left="756" w:hanging="576"/>
      </w:pPr>
      <w:rPr>
        <w:rFonts w:hint="default"/>
        <w:b/>
        <w:i w:val="0"/>
        <w:sz w:val="24"/>
      </w:rPr>
    </w:lvl>
    <w:lvl w:ilvl="2">
      <w:start w:val="1"/>
      <w:numFmt w:val="decimal"/>
      <w:pStyle w:val="Heading3"/>
      <w:lvlText w:val="%1.%2.%3"/>
      <w:lvlJc w:val="left"/>
      <w:pPr>
        <w:tabs>
          <w:tab w:val="num" w:pos="1440"/>
        </w:tabs>
        <w:ind w:left="1440" w:hanging="720"/>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pStyle w:val="Heading4"/>
      <w:lvlText w:val="%1.%2.%3.%4"/>
      <w:lvlJc w:val="left"/>
      <w:pPr>
        <w:tabs>
          <w:tab w:val="num" w:pos="2282"/>
        </w:tabs>
        <w:ind w:left="2282" w:hanging="864"/>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pStyle w:val="Heading5"/>
      <w:lvlText w:val="%1.%2.%3.%4.%5"/>
      <w:lvlJc w:val="left"/>
      <w:pPr>
        <w:tabs>
          <w:tab w:val="num" w:pos="1008"/>
        </w:tabs>
        <w:ind w:left="1008" w:hanging="1008"/>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153726A3"/>
    <w:multiLevelType w:val="multilevel"/>
    <w:tmpl w:val="ED4AF70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29612AB0"/>
    <w:multiLevelType w:val="hybridMultilevel"/>
    <w:tmpl w:val="BCF8269E"/>
    <w:lvl w:ilvl="0" w:tplc="04090003">
      <w:start w:val="1"/>
      <w:numFmt w:val="bullet"/>
      <w:pStyle w:val="ListBullet3"/>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360"/>
        </w:tabs>
        <w:ind w:left="360" w:hanging="360"/>
      </w:pPr>
      <w:rPr>
        <w:rFonts w:ascii="Courier New" w:hAnsi="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8" w15:restartNumberingAfterBreak="0">
    <w:nsid w:val="31891585"/>
    <w:multiLevelType w:val="hybridMultilevel"/>
    <w:tmpl w:val="EF6A3466"/>
    <w:lvl w:ilvl="0" w:tplc="49444040">
      <w:start w:val="1"/>
      <w:numFmt w:val="bullet"/>
      <w:pStyle w:val="ListBullet"/>
      <w:lvlText w:val=""/>
      <w:lvlJc w:val="left"/>
      <w:pPr>
        <w:tabs>
          <w:tab w:val="num" w:pos="1080"/>
        </w:tabs>
        <w:ind w:left="1080" w:hanging="360"/>
      </w:pPr>
      <w:rPr>
        <w:rFonts w:ascii="Symbol" w:hAnsi="Symbol" w:hint="default"/>
        <w:sz w:val="20"/>
      </w:rPr>
    </w:lvl>
    <w:lvl w:ilvl="1" w:tplc="04090003">
      <w:start w:val="1"/>
      <w:numFmt w:val="decimal"/>
      <w:lvlText w:val="%2."/>
      <w:lvlJc w:val="left"/>
      <w:pPr>
        <w:tabs>
          <w:tab w:val="num" w:pos="1440"/>
        </w:tabs>
        <w:ind w:left="1440" w:hanging="360"/>
      </w:pPr>
      <w:rPr>
        <w:rFonts w:hint="default"/>
        <w:sz w:val="20"/>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F264A21"/>
    <w:multiLevelType w:val="hybridMultilevel"/>
    <w:tmpl w:val="340E63D8"/>
    <w:lvl w:ilvl="0" w:tplc="04090003">
      <w:start w:val="1"/>
      <w:numFmt w:val="decimal"/>
      <w:pStyle w:val="ListNumber3"/>
      <w:lvlText w:val="%1."/>
      <w:lvlJc w:val="left"/>
      <w:pPr>
        <w:tabs>
          <w:tab w:val="num" w:pos="2520"/>
        </w:tabs>
        <w:ind w:left="2520" w:hanging="360"/>
      </w:pPr>
    </w:lvl>
    <w:lvl w:ilvl="1" w:tplc="04090003" w:tentative="1">
      <w:start w:val="1"/>
      <w:numFmt w:val="lowerLetter"/>
      <w:lvlText w:val="%2."/>
      <w:lvlJc w:val="left"/>
      <w:pPr>
        <w:tabs>
          <w:tab w:val="num" w:pos="3240"/>
        </w:tabs>
        <w:ind w:left="3240" w:hanging="360"/>
      </w:pPr>
    </w:lvl>
    <w:lvl w:ilvl="2" w:tplc="04090005" w:tentative="1">
      <w:start w:val="1"/>
      <w:numFmt w:val="lowerRoman"/>
      <w:lvlText w:val="%3."/>
      <w:lvlJc w:val="right"/>
      <w:pPr>
        <w:tabs>
          <w:tab w:val="num" w:pos="3960"/>
        </w:tabs>
        <w:ind w:left="3960" w:hanging="180"/>
      </w:pPr>
    </w:lvl>
    <w:lvl w:ilvl="3" w:tplc="04090001" w:tentative="1">
      <w:start w:val="1"/>
      <w:numFmt w:val="decimal"/>
      <w:lvlText w:val="%4."/>
      <w:lvlJc w:val="left"/>
      <w:pPr>
        <w:tabs>
          <w:tab w:val="num" w:pos="4680"/>
        </w:tabs>
        <w:ind w:left="4680" w:hanging="360"/>
      </w:pPr>
    </w:lvl>
    <w:lvl w:ilvl="4" w:tplc="04090003" w:tentative="1">
      <w:start w:val="1"/>
      <w:numFmt w:val="lowerLetter"/>
      <w:lvlText w:val="%5."/>
      <w:lvlJc w:val="left"/>
      <w:pPr>
        <w:tabs>
          <w:tab w:val="num" w:pos="5400"/>
        </w:tabs>
        <w:ind w:left="5400" w:hanging="360"/>
      </w:pPr>
    </w:lvl>
    <w:lvl w:ilvl="5" w:tplc="04090005" w:tentative="1">
      <w:start w:val="1"/>
      <w:numFmt w:val="lowerRoman"/>
      <w:lvlText w:val="%6."/>
      <w:lvlJc w:val="right"/>
      <w:pPr>
        <w:tabs>
          <w:tab w:val="num" w:pos="6120"/>
        </w:tabs>
        <w:ind w:left="6120" w:hanging="180"/>
      </w:pPr>
    </w:lvl>
    <w:lvl w:ilvl="6" w:tplc="04090001" w:tentative="1">
      <w:start w:val="1"/>
      <w:numFmt w:val="decimal"/>
      <w:lvlText w:val="%7."/>
      <w:lvlJc w:val="left"/>
      <w:pPr>
        <w:tabs>
          <w:tab w:val="num" w:pos="6840"/>
        </w:tabs>
        <w:ind w:left="6840" w:hanging="360"/>
      </w:pPr>
    </w:lvl>
    <w:lvl w:ilvl="7" w:tplc="04090003" w:tentative="1">
      <w:start w:val="1"/>
      <w:numFmt w:val="lowerLetter"/>
      <w:lvlText w:val="%8."/>
      <w:lvlJc w:val="left"/>
      <w:pPr>
        <w:tabs>
          <w:tab w:val="num" w:pos="7560"/>
        </w:tabs>
        <w:ind w:left="7560" w:hanging="360"/>
      </w:pPr>
    </w:lvl>
    <w:lvl w:ilvl="8" w:tplc="04090005" w:tentative="1">
      <w:start w:val="1"/>
      <w:numFmt w:val="lowerRoman"/>
      <w:lvlText w:val="%9."/>
      <w:lvlJc w:val="right"/>
      <w:pPr>
        <w:tabs>
          <w:tab w:val="num" w:pos="8280"/>
        </w:tabs>
        <w:ind w:left="8280" w:hanging="180"/>
      </w:pPr>
    </w:lvl>
  </w:abstractNum>
  <w:abstractNum w:abstractNumId="10" w15:restartNumberingAfterBreak="0">
    <w:nsid w:val="434C70E3"/>
    <w:multiLevelType w:val="hybridMultilevel"/>
    <w:tmpl w:val="E9CE3FAE"/>
    <w:lvl w:ilvl="0" w:tplc="0409000F">
      <w:start w:val="1"/>
      <w:numFmt w:val="decimal"/>
      <w:lvlText w:val="%1."/>
      <w:lvlJc w:val="left"/>
      <w:pPr>
        <w:tabs>
          <w:tab w:val="num" w:pos="1296"/>
        </w:tabs>
        <w:ind w:left="1296" w:hanging="360"/>
      </w:p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11" w15:restartNumberingAfterBreak="0">
    <w:nsid w:val="43850DB9"/>
    <w:multiLevelType w:val="hybridMultilevel"/>
    <w:tmpl w:val="180870F4"/>
    <w:lvl w:ilvl="0" w:tplc="C978AB0C">
      <w:start w:val="1"/>
      <w:numFmt w:val="bullet"/>
      <w:pStyle w:val="ListBullet2"/>
      <w:lvlText w:val="▪"/>
      <w:lvlJc w:val="left"/>
      <w:pPr>
        <w:tabs>
          <w:tab w:val="num" w:pos="2160"/>
        </w:tabs>
        <w:ind w:left="2160" w:hanging="360"/>
      </w:pPr>
      <w:rPr>
        <w:rFonts w:ascii="Courier New" w:hAnsi="Courier New"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12" w15:restartNumberingAfterBreak="0">
    <w:nsid w:val="46C52CD5"/>
    <w:multiLevelType w:val="hybridMultilevel"/>
    <w:tmpl w:val="2D185BDE"/>
    <w:lvl w:ilvl="0" w:tplc="35D228D6">
      <w:start w:val="1"/>
      <w:numFmt w:val="bullet"/>
      <w:lvlText w:val="o"/>
      <w:lvlJc w:val="left"/>
      <w:pPr>
        <w:tabs>
          <w:tab w:val="num" w:pos="360"/>
        </w:tabs>
        <w:ind w:left="360" w:hanging="360"/>
      </w:pPr>
      <w:rPr>
        <w:rFonts w:ascii="Courier New" w:hAnsi="Courier New" w:cs="Courier New"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C902C9B8">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46F563D5"/>
    <w:multiLevelType w:val="multilevel"/>
    <w:tmpl w:val="D4988CC2"/>
    <w:styleLink w:val="LXIOpenBullet"/>
    <w:lvl w:ilvl="0">
      <w:start w:val="1"/>
      <w:numFmt w:val="bullet"/>
      <w:lvlText w:val="o"/>
      <w:lvlJc w:val="left"/>
      <w:pPr>
        <w:tabs>
          <w:tab w:val="num" w:pos="1800"/>
        </w:tabs>
        <w:ind w:left="1800" w:hanging="360"/>
      </w:pPr>
      <w:rPr>
        <w:rFonts w:ascii="Courier New" w:hAnsi="Courier New"/>
      </w:rPr>
    </w:lvl>
    <w:lvl w:ilvl="1">
      <w:start w:val="1"/>
      <w:numFmt w:val="bullet"/>
      <w:lvlText w:val="o"/>
      <w:lvlJc w:val="left"/>
      <w:pPr>
        <w:tabs>
          <w:tab w:val="num" w:pos="2520"/>
        </w:tabs>
        <w:ind w:left="2520" w:hanging="360"/>
      </w:pPr>
      <w:rPr>
        <w:rFonts w:ascii="Courier New" w:hAnsi="Courier New" w:cs="Courier New" w:hint="default"/>
      </w:rPr>
    </w:lvl>
    <w:lvl w:ilvl="2">
      <w:start w:val="1"/>
      <w:numFmt w:val="bullet"/>
      <w:lvlText w:val=""/>
      <w:lvlJc w:val="left"/>
      <w:pPr>
        <w:tabs>
          <w:tab w:val="num" w:pos="3240"/>
        </w:tabs>
        <w:ind w:left="3240" w:hanging="360"/>
      </w:pPr>
      <w:rPr>
        <w:rFonts w:ascii="Wingdings" w:hAnsi="Wingdings" w:hint="default"/>
      </w:rPr>
    </w:lvl>
    <w:lvl w:ilvl="3">
      <w:start w:val="1"/>
      <w:numFmt w:val="bullet"/>
      <w:lvlText w:val=""/>
      <w:lvlJc w:val="left"/>
      <w:pPr>
        <w:tabs>
          <w:tab w:val="num" w:pos="3960"/>
        </w:tabs>
        <w:ind w:left="3960" w:hanging="360"/>
      </w:pPr>
      <w:rPr>
        <w:rFonts w:ascii="Symbol" w:hAnsi="Symbol" w:hint="default"/>
      </w:rPr>
    </w:lvl>
    <w:lvl w:ilvl="4">
      <w:start w:val="1"/>
      <w:numFmt w:val="bullet"/>
      <w:lvlText w:val="o"/>
      <w:lvlJc w:val="left"/>
      <w:pPr>
        <w:tabs>
          <w:tab w:val="num" w:pos="4680"/>
        </w:tabs>
        <w:ind w:left="4680" w:hanging="360"/>
      </w:pPr>
      <w:rPr>
        <w:rFonts w:ascii="Courier New" w:hAnsi="Courier New" w:cs="Courier New" w:hint="default"/>
      </w:rPr>
    </w:lvl>
    <w:lvl w:ilvl="5">
      <w:start w:val="1"/>
      <w:numFmt w:val="bullet"/>
      <w:lvlText w:val=""/>
      <w:lvlJc w:val="left"/>
      <w:pPr>
        <w:tabs>
          <w:tab w:val="num" w:pos="5400"/>
        </w:tabs>
        <w:ind w:left="5400" w:hanging="360"/>
      </w:pPr>
      <w:rPr>
        <w:rFonts w:ascii="Wingdings" w:hAnsi="Wingdings" w:hint="default"/>
      </w:rPr>
    </w:lvl>
    <w:lvl w:ilvl="6">
      <w:start w:val="1"/>
      <w:numFmt w:val="bullet"/>
      <w:lvlText w:val=""/>
      <w:lvlJc w:val="left"/>
      <w:pPr>
        <w:tabs>
          <w:tab w:val="num" w:pos="6120"/>
        </w:tabs>
        <w:ind w:left="6120" w:hanging="360"/>
      </w:pPr>
      <w:rPr>
        <w:rFonts w:ascii="Symbol" w:hAnsi="Symbol" w:hint="default"/>
      </w:rPr>
    </w:lvl>
    <w:lvl w:ilvl="7">
      <w:start w:val="1"/>
      <w:numFmt w:val="bullet"/>
      <w:lvlText w:val="o"/>
      <w:lvlJc w:val="left"/>
      <w:pPr>
        <w:tabs>
          <w:tab w:val="num" w:pos="6840"/>
        </w:tabs>
        <w:ind w:left="6840" w:hanging="360"/>
      </w:pPr>
      <w:rPr>
        <w:rFonts w:ascii="Courier New" w:hAnsi="Courier New" w:cs="Courier New" w:hint="default"/>
      </w:rPr>
    </w:lvl>
    <w:lvl w:ilvl="8">
      <w:start w:val="1"/>
      <w:numFmt w:val="bullet"/>
      <w:lvlText w:val=""/>
      <w:lvlJc w:val="left"/>
      <w:pPr>
        <w:tabs>
          <w:tab w:val="num" w:pos="7560"/>
        </w:tabs>
        <w:ind w:left="7560" w:hanging="360"/>
      </w:pPr>
      <w:rPr>
        <w:rFonts w:ascii="Wingdings" w:hAnsi="Wingdings" w:hint="default"/>
      </w:rPr>
    </w:lvl>
  </w:abstractNum>
  <w:abstractNum w:abstractNumId="14" w15:restartNumberingAfterBreak="0">
    <w:nsid w:val="483E41BB"/>
    <w:multiLevelType w:val="hybridMultilevel"/>
    <w:tmpl w:val="BAB8DE42"/>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5" w15:restartNumberingAfterBreak="0">
    <w:nsid w:val="4E7F1EDE"/>
    <w:multiLevelType w:val="multilevel"/>
    <w:tmpl w:val="2C588674"/>
    <w:lvl w:ilvl="0">
      <w:start w:val="1"/>
      <w:numFmt w:val="upperLetter"/>
      <w:lvlText w:val="%1"/>
      <w:lvlJc w:val="left"/>
      <w:pPr>
        <w:tabs>
          <w:tab w:val="num" w:pos="1152"/>
        </w:tabs>
        <w:ind w:left="1152" w:hanging="432"/>
      </w:pPr>
      <w:rPr>
        <w:rFonts w:hint="default"/>
        <w:b/>
        <w:i w:val="0"/>
        <w:sz w:val="32"/>
      </w:rPr>
    </w:lvl>
    <w:lvl w:ilvl="1">
      <w:start w:val="1"/>
      <w:numFmt w:val="decimal"/>
      <w:lvlText w:val="%1.%2"/>
      <w:lvlJc w:val="left"/>
      <w:pPr>
        <w:tabs>
          <w:tab w:val="num" w:pos="1296"/>
        </w:tabs>
        <w:ind w:left="1296" w:hanging="576"/>
      </w:pPr>
      <w:rPr>
        <w:rFonts w:hint="default"/>
        <w:b/>
        <w:i w:val="0"/>
        <w:sz w:val="24"/>
      </w:rPr>
    </w:lvl>
    <w:lvl w:ilvl="2">
      <w:start w:val="1"/>
      <w:numFmt w:val="decimal"/>
      <w:lvlText w:val="%1.%2.%3"/>
      <w:lvlJc w:val="left"/>
      <w:pPr>
        <w:tabs>
          <w:tab w:val="num" w:pos="1440"/>
        </w:tabs>
        <w:ind w:left="1440" w:hanging="720"/>
      </w:pPr>
      <w:rPr>
        <w:rFonts w:hint="default"/>
        <w:b/>
        <w:i w:val="0"/>
        <w:color w:val="000000"/>
        <w:sz w:val="24"/>
      </w:rPr>
    </w:lvl>
    <w:lvl w:ilvl="3">
      <w:start w:val="1"/>
      <w:numFmt w:val="decimal"/>
      <w:pStyle w:val="Heading4Appendix"/>
      <w:lvlText w:val="%1.%2.%3.%4"/>
      <w:lvlJc w:val="left"/>
      <w:pPr>
        <w:tabs>
          <w:tab w:val="num" w:pos="1584"/>
        </w:tabs>
        <w:ind w:left="1584" w:hanging="864"/>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16" w15:restartNumberingAfterBreak="0">
    <w:nsid w:val="558B0561"/>
    <w:multiLevelType w:val="hybridMultilevel"/>
    <w:tmpl w:val="1D824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FB5E9B"/>
    <w:multiLevelType w:val="hybridMultilevel"/>
    <w:tmpl w:val="5AEA37E6"/>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8" w15:restartNumberingAfterBreak="0">
    <w:nsid w:val="5C2371EE"/>
    <w:multiLevelType w:val="hybridMultilevel"/>
    <w:tmpl w:val="85FE064C"/>
    <w:lvl w:ilvl="0" w:tplc="4AC83472">
      <w:start w:val="169"/>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DE5278"/>
    <w:multiLevelType w:val="multilevel"/>
    <w:tmpl w:val="7E9EEDCA"/>
    <w:lvl w:ilvl="0">
      <w:start w:val="1"/>
      <w:numFmt w:val="decimal"/>
      <w:lvlText w:val="%1"/>
      <w:lvlJc w:val="left"/>
      <w:pPr>
        <w:tabs>
          <w:tab w:val="num" w:pos="432"/>
        </w:tabs>
        <w:ind w:left="432" w:hanging="432"/>
      </w:pPr>
      <w:rPr>
        <w:rFonts w:hint="default"/>
        <w:sz w:val="28"/>
      </w:rPr>
    </w:lvl>
    <w:lvl w:ilvl="1">
      <w:start w:val="1"/>
      <w:numFmt w:val="decimal"/>
      <w:lvlText w:val="%1.%2"/>
      <w:lvlJc w:val="left"/>
      <w:pPr>
        <w:tabs>
          <w:tab w:val="num" w:pos="576"/>
        </w:tabs>
        <w:ind w:left="576" w:hanging="576"/>
      </w:pPr>
      <w:rPr>
        <w:rFonts w:hint="default"/>
        <w:b/>
        <w:i w:val="0"/>
      </w:rPr>
    </w:lvl>
    <w:lvl w:ilvl="2">
      <w:start w:val="1"/>
      <w:numFmt w:val="decimal"/>
      <w:pStyle w:val="StyleHeading312ptBoldNotItalicAuto"/>
      <w:lvlText w:val="%1.%2.%3"/>
      <w:lvlJc w:val="left"/>
      <w:pPr>
        <w:tabs>
          <w:tab w:val="num" w:pos="720"/>
        </w:tabs>
        <w:ind w:left="720" w:hanging="720"/>
      </w:pPr>
      <w:rPr>
        <w:rFonts w:hint="default"/>
        <w:b/>
        <w:i w:val="0"/>
        <w:color w:val="000000"/>
        <w:sz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6C7B7110"/>
    <w:multiLevelType w:val="hybridMultilevel"/>
    <w:tmpl w:val="A02AD2BE"/>
    <w:lvl w:ilvl="0" w:tplc="AAC24704">
      <w:start w:val="1"/>
      <w:numFmt w:val="decimal"/>
      <w:pStyle w:val="ObservationNumbering"/>
      <w:lvlText w:val="%1."/>
      <w:lvlJc w:val="left"/>
      <w:pPr>
        <w:tabs>
          <w:tab w:val="num" w:pos="2419"/>
        </w:tabs>
        <w:ind w:left="2419" w:hanging="360"/>
      </w:pPr>
      <w:rPr>
        <w:rFonts w:hint="default"/>
      </w:rPr>
    </w:lvl>
    <w:lvl w:ilvl="1" w:tplc="BDA27B66" w:tentative="1">
      <w:start w:val="1"/>
      <w:numFmt w:val="lowerLetter"/>
      <w:lvlText w:val="%2."/>
      <w:lvlJc w:val="left"/>
      <w:pPr>
        <w:tabs>
          <w:tab w:val="num" w:pos="1440"/>
        </w:tabs>
        <w:ind w:left="1440" w:hanging="360"/>
      </w:pPr>
    </w:lvl>
    <w:lvl w:ilvl="2" w:tplc="6586248E" w:tentative="1">
      <w:start w:val="1"/>
      <w:numFmt w:val="lowerRoman"/>
      <w:lvlText w:val="%3."/>
      <w:lvlJc w:val="right"/>
      <w:pPr>
        <w:tabs>
          <w:tab w:val="num" w:pos="2160"/>
        </w:tabs>
        <w:ind w:left="2160" w:hanging="180"/>
      </w:pPr>
    </w:lvl>
    <w:lvl w:ilvl="3" w:tplc="E38608EC" w:tentative="1">
      <w:start w:val="1"/>
      <w:numFmt w:val="decimal"/>
      <w:lvlText w:val="%4."/>
      <w:lvlJc w:val="left"/>
      <w:pPr>
        <w:tabs>
          <w:tab w:val="num" w:pos="2880"/>
        </w:tabs>
        <w:ind w:left="2880" w:hanging="360"/>
      </w:pPr>
    </w:lvl>
    <w:lvl w:ilvl="4" w:tplc="9F3E7F4E" w:tentative="1">
      <w:start w:val="1"/>
      <w:numFmt w:val="lowerLetter"/>
      <w:lvlText w:val="%5."/>
      <w:lvlJc w:val="left"/>
      <w:pPr>
        <w:tabs>
          <w:tab w:val="num" w:pos="3600"/>
        </w:tabs>
        <w:ind w:left="3600" w:hanging="360"/>
      </w:pPr>
    </w:lvl>
    <w:lvl w:ilvl="5" w:tplc="5AB8A3B0" w:tentative="1">
      <w:start w:val="1"/>
      <w:numFmt w:val="lowerRoman"/>
      <w:lvlText w:val="%6."/>
      <w:lvlJc w:val="right"/>
      <w:pPr>
        <w:tabs>
          <w:tab w:val="num" w:pos="4320"/>
        </w:tabs>
        <w:ind w:left="4320" w:hanging="180"/>
      </w:pPr>
    </w:lvl>
    <w:lvl w:ilvl="6" w:tplc="28689662" w:tentative="1">
      <w:start w:val="1"/>
      <w:numFmt w:val="decimal"/>
      <w:lvlText w:val="%7."/>
      <w:lvlJc w:val="left"/>
      <w:pPr>
        <w:tabs>
          <w:tab w:val="num" w:pos="5040"/>
        </w:tabs>
        <w:ind w:left="5040" w:hanging="360"/>
      </w:pPr>
    </w:lvl>
    <w:lvl w:ilvl="7" w:tplc="B8367F10" w:tentative="1">
      <w:start w:val="1"/>
      <w:numFmt w:val="lowerLetter"/>
      <w:lvlText w:val="%8."/>
      <w:lvlJc w:val="left"/>
      <w:pPr>
        <w:tabs>
          <w:tab w:val="num" w:pos="5760"/>
        </w:tabs>
        <w:ind w:left="5760" w:hanging="360"/>
      </w:pPr>
    </w:lvl>
    <w:lvl w:ilvl="8" w:tplc="F9561014" w:tentative="1">
      <w:start w:val="1"/>
      <w:numFmt w:val="lowerRoman"/>
      <w:lvlText w:val="%9."/>
      <w:lvlJc w:val="right"/>
      <w:pPr>
        <w:tabs>
          <w:tab w:val="num" w:pos="6480"/>
        </w:tabs>
        <w:ind w:left="6480" w:hanging="180"/>
      </w:pPr>
    </w:lvl>
  </w:abstractNum>
  <w:num w:numId="1" w16cid:durableId="1624262194">
    <w:abstractNumId w:val="19"/>
  </w:num>
  <w:num w:numId="2" w16cid:durableId="819231953">
    <w:abstractNumId w:val="0"/>
  </w:num>
  <w:num w:numId="3" w16cid:durableId="1884753739">
    <w:abstractNumId w:val="7"/>
  </w:num>
  <w:num w:numId="4" w16cid:durableId="1956667893">
    <w:abstractNumId w:val="8"/>
  </w:num>
  <w:num w:numId="5" w16cid:durableId="2077387960">
    <w:abstractNumId w:val="9"/>
  </w:num>
  <w:num w:numId="6" w16cid:durableId="23411377">
    <w:abstractNumId w:val="15"/>
  </w:num>
  <w:num w:numId="7" w16cid:durableId="1500925491">
    <w:abstractNumId w:val="1"/>
  </w:num>
  <w:num w:numId="8" w16cid:durableId="1043092757">
    <w:abstractNumId w:val="5"/>
  </w:num>
  <w:num w:numId="9" w16cid:durableId="298997418">
    <w:abstractNumId w:val="20"/>
  </w:num>
  <w:num w:numId="10" w16cid:durableId="816605197">
    <w:abstractNumId w:val="13"/>
  </w:num>
  <w:num w:numId="11" w16cid:durableId="1944916241">
    <w:abstractNumId w:val="11"/>
  </w:num>
  <w:num w:numId="12" w16cid:durableId="1324702352">
    <w:abstractNumId w:val="12"/>
  </w:num>
  <w:num w:numId="13" w16cid:durableId="200291907">
    <w:abstractNumId w:val="10"/>
  </w:num>
  <w:num w:numId="14" w16cid:durableId="1470397180">
    <w:abstractNumId w:val="5"/>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92399677">
    <w:abstractNumId w:val="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2436851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04860928">
    <w:abstractNumId w:val="5"/>
    <w:lvlOverride w:ilvl="0">
      <w:startOverride w:val="1"/>
    </w:lvlOverride>
    <w:lvlOverride w:ilvl="1">
      <w:startOverride w:val="4"/>
    </w:lvlOverride>
    <w:lvlOverride w:ilvl="2">
      <w:startOverride w:val="4"/>
    </w:lvlOverride>
    <w:lvlOverride w:ilvl="3">
      <w:startOverride w:val="2"/>
    </w:lvlOverride>
    <w:lvlOverride w:ilvl="4">
      <w:startOverride w:val="7"/>
    </w:lvlOverride>
    <w:lvlOverride w:ilvl="5">
      <w:startOverride w:val="1"/>
    </w:lvlOverride>
    <w:lvlOverride w:ilvl="6">
      <w:startOverride w:val="1"/>
    </w:lvlOverride>
    <w:lvlOverride w:ilvl="7">
      <w:startOverride w:val="1"/>
    </w:lvlOverride>
    <w:lvlOverride w:ilvl="8">
      <w:startOverride w:val="1"/>
    </w:lvlOverride>
  </w:num>
  <w:num w:numId="18" w16cid:durableId="1506869984">
    <w:abstractNumId w:val="5"/>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520968848">
    <w:abstractNumId w:val="5"/>
    <w:lvlOverride w:ilvl="0">
      <w:startOverride w:val="6"/>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237975992">
    <w:abstractNumId w:val="6"/>
  </w:num>
  <w:num w:numId="21" w16cid:durableId="40456764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8942999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713183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12457085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0418245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8679955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88188396">
    <w:abstractNumId w:val="3"/>
  </w:num>
  <w:num w:numId="28" w16cid:durableId="861552926">
    <w:abstractNumId w:val="17"/>
  </w:num>
  <w:num w:numId="29" w16cid:durableId="888229405">
    <w:abstractNumId w:val="4"/>
  </w:num>
  <w:num w:numId="30" w16cid:durableId="120458927">
    <w:abstractNumId w:val="12"/>
  </w:num>
  <w:num w:numId="31" w16cid:durableId="288166400">
    <w:abstractNumId w:val="12"/>
  </w:num>
  <w:num w:numId="32" w16cid:durableId="1022247911">
    <w:abstractNumId w:val="12"/>
  </w:num>
  <w:num w:numId="33" w16cid:durableId="1320309244">
    <w:abstractNumId w:val="18"/>
  </w:num>
  <w:num w:numId="34" w16cid:durableId="951979021">
    <w:abstractNumId w:val="14"/>
  </w:num>
  <w:num w:numId="35" w16cid:durableId="243419342">
    <w:abstractNumId w:val="16"/>
  </w:num>
  <w:num w:numId="36" w16cid:durableId="2006593462">
    <w:abstractNumId w:val="5"/>
  </w:num>
  <w:num w:numId="37" w16cid:durableId="1050879875">
    <w:abstractNumId w:val="5"/>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930357987">
    <w:abstractNumId w:val="5"/>
  </w:num>
  <w:num w:numId="39" w16cid:durableId="1552958353">
    <w:abstractNumId w:val="5"/>
  </w:num>
  <w:num w:numId="40" w16cid:durableId="362947669">
    <w:abstractNumId w:val="5"/>
  </w:num>
  <w:num w:numId="41" w16cid:durableId="2052605129">
    <w:abstractNumId w:val="5"/>
  </w:num>
  <w:num w:numId="42" w16cid:durableId="976956582">
    <w:abstractNumId w:val="5"/>
  </w:num>
  <w:num w:numId="43" w16cid:durableId="648897444">
    <w:abstractNumId w:val="5"/>
  </w:num>
  <w:num w:numId="44" w16cid:durableId="1754818510">
    <w:abstractNumId w:val="5"/>
  </w:num>
  <w:num w:numId="45" w16cid:durableId="1466048682">
    <w:abstractNumId w:val="5"/>
  </w:num>
  <w:num w:numId="46" w16cid:durableId="1768231949">
    <w:abstractNumId w:val="5"/>
  </w:num>
  <w:num w:numId="47" w16cid:durableId="346056417">
    <w:abstractNumId w:val="5"/>
  </w:num>
  <w:num w:numId="48" w16cid:durableId="457917294">
    <w:abstractNumId w:val="5"/>
  </w:num>
  <w:num w:numId="49" w16cid:durableId="1950966268">
    <w:abstractNumId w:val="5"/>
  </w:num>
  <w:num w:numId="50" w16cid:durableId="806708199">
    <w:abstractNumId w:val="5"/>
  </w:num>
  <w:num w:numId="51" w16cid:durableId="1674071669">
    <w:abstractNumId w:val="5"/>
  </w:num>
  <w:num w:numId="52" w16cid:durableId="1286037741">
    <w:abstractNumId w:val="5"/>
  </w:num>
  <w:num w:numId="53" w16cid:durableId="1196577344">
    <w:abstractNumId w:val="5"/>
  </w:num>
  <w:num w:numId="54" w16cid:durableId="1968470629">
    <w:abstractNumId w:val="5"/>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903878250">
    <w:abstractNumId w:val="2"/>
  </w:num>
  <w:numIdMacAtCleanup w:val="5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Ryland">
    <w15:presenceInfo w15:providerId="None" w15:userId="John Rylan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en-US" w:vendorID="64" w:dllVersion="6" w:nlCheck="1" w:checkStyle="0"/>
  <w:activeWritingStyle w:appName="MSWord" w:lang="en-GB"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769"/>
    <w:rsid w:val="00000925"/>
    <w:rsid w:val="00000DA2"/>
    <w:rsid w:val="0000217C"/>
    <w:rsid w:val="00003F53"/>
    <w:rsid w:val="00004556"/>
    <w:rsid w:val="00004B1F"/>
    <w:rsid w:val="00004EB0"/>
    <w:rsid w:val="0000557E"/>
    <w:rsid w:val="00005C70"/>
    <w:rsid w:val="000072A6"/>
    <w:rsid w:val="00007362"/>
    <w:rsid w:val="000101FD"/>
    <w:rsid w:val="000110C5"/>
    <w:rsid w:val="0001550C"/>
    <w:rsid w:val="000158DD"/>
    <w:rsid w:val="00015941"/>
    <w:rsid w:val="00015CFC"/>
    <w:rsid w:val="000166F5"/>
    <w:rsid w:val="00016723"/>
    <w:rsid w:val="0001716B"/>
    <w:rsid w:val="0001729C"/>
    <w:rsid w:val="000177A9"/>
    <w:rsid w:val="000177C7"/>
    <w:rsid w:val="00017FDE"/>
    <w:rsid w:val="00020EEE"/>
    <w:rsid w:val="000211FE"/>
    <w:rsid w:val="0002268C"/>
    <w:rsid w:val="00023F0A"/>
    <w:rsid w:val="00025FDC"/>
    <w:rsid w:val="00026E39"/>
    <w:rsid w:val="00030C99"/>
    <w:rsid w:val="000325D7"/>
    <w:rsid w:val="0003292C"/>
    <w:rsid w:val="00032C9B"/>
    <w:rsid w:val="00032FB4"/>
    <w:rsid w:val="00033C42"/>
    <w:rsid w:val="0003597A"/>
    <w:rsid w:val="00035E3E"/>
    <w:rsid w:val="00036419"/>
    <w:rsid w:val="0003662E"/>
    <w:rsid w:val="000403AF"/>
    <w:rsid w:val="0004135A"/>
    <w:rsid w:val="00041439"/>
    <w:rsid w:val="00041BD3"/>
    <w:rsid w:val="00042241"/>
    <w:rsid w:val="000426A3"/>
    <w:rsid w:val="00042ADC"/>
    <w:rsid w:val="00042C61"/>
    <w:rsid w:val="0004327C"/>
    <w:rsid w:val="000440F6"/>
    <w:rsid w:val="0004414A"/>
    <w:rsid w:val="00044156"/>
    <w:rsid w:val="0004426B"/>
    <w:rsid w:val="00044A5F"/>
    <w:rsid w:val="00045621"/>
    <w:rsid w:val="00045A8C"/>
    <w:rsid w:val="00045DBC"/>
    <w:rsid w:val="0004747D"/>
    <w:rsid w:val="0005022D"/>
    <w:rsid w:val="00050307"/>
    <w:rsid w:val="000513AD"/>
    <w:rsid w:val="00051407"/>
    <w:rsid w:val="00051746"/>
    <w:rsid w:val="0005340F"/>
    <w:rsid w:val="0005471B"/>
    <w:rsid w:val="00055091"/>
    <w:rsid w:val="00055266"/>
    <w:rsid w:val="00055301"/>
    <w:rsid w:val="00056078"/>
    <w:rsid w:val="0005683A"/>
    <w:rsid w:val="00061EDB"/>
    <w:rsid w:val="000631BE"/>
    <w:rsid w:val="000632B0"/>
    <w:rsid w:val="00065C79"/>
    <w:rsid w:val="00065DF5"/>
    <w:rsid w:val="0006619B"/>
    <w:rsid w:val="00066A8D"/>
    <w:rsid w:val="00067201"/>
    <w:rsid w:val="00067D03"/>
    <w:rsid w:val="000716BB"/>
    <w:rsid w:val="00071B33"/>
    <w:rsid w:val="000729BF"/>
    <w:rsid w:val="00073694"/>
    <w:rsid w:val="00073D9D"/>
    <w:rsid w:val="00074C8C"/>
    <w:rsid w:val="00074DAF"/>
    <w:rsid w:val="00076226"/>
    <w:rsid w:val="00076A80"/>
    <w:rsid w:val="00076D2C"/>
    <w:rsid w:val="00080416"/>
    <w:rsid w:val="00081DAD"/>
    <w:rsid w:val="00082448"/>
    <w:rsid w:val="00082CD9"/>
    <w:rsid w:val="00082CDD"/>
    <w:rsid w:val="00082D93"/>
    <w:rsid w:val="00083B0F"/>
    <w:rsid w:val="000848F4"/>
    <w:rsid w:val="00085393"/>
    <w:rsid w:val="00085486"/>
    <w:rsid w:val="00091354"/>
    <w:rsid w:val="00093971"/>
    <w:rsid w:val="00094264"/>
    <w:rsid w:val="00095885"/>
    <w:rsid w:val="00096164"/>
    <w:rsid w:val="000975B4"/>
    <w:rsid w:val="00097CF7"/>
    <w:rsid w:val="000A13C1"/>
    <w:rsid w:val="000A1725"/>
    <w:rsid w:val="000A20D0"/>
    <w:rsid w:val="000A21AA"/>
    <w:rsid w:val="000A21FF"/>
    <w:rsid w:val="000A2422"/>
    <w:rsid w:val="000A2729"/>
    <w:rsid w:val="000A2D0D"/>
    <w:rsid w:val="000A2F83"/>
    <w:rsid w:val="000A32B8"/>
    <w:rsid w:val="000A3511"/>
    <w:rsid w:val="000A3D1C"/>
    <w:rsid w:val="000A400D"/>
    <w:rsid w:val="000A4B86"/>
    <w:rsid w:val="000A5685"/>
    <w:rsid w:val="000A6928"/>
    <w:rsid w:val="000A704F"/>
    <w:rsid w:val="000A7B24"/>
    <w:rsid w:val="000B01F9"/>
    <w:rsid w:val="000B0416"/>
    <w:rsid w:val="000B1902"/>
    <w:rsid w:val="000B1D73"/>
    <w:rsid w:val="000B2825"/>
    <w:rsid w:val="000B3A89"/>
    <w:rsid w:val="000B44B7"/>
    <w:rsid w:val="000B5321"/>
    <w:rsid w:val="000B5B31"/>
    <w:rsid w:val="000C03B5"/>
    <w:rsid w:val="000C0A23"/>
    <w:rsid w:val="000C2BCA"/>
    <w:rsid w:val="000C3F0D"/>
    <w:rsid w:val="000C5801"/>
    <w:rsid w:val="000C6084"/>
    <w:rsid w:val="000C625F"/>
    <w:rsid w:val="000C6482"/>
    <w:rsid w:val="000C66A8"/>
    <w:rsid w:val="000D0B18"/>
    <w:rsid w:val="000D0FAD"/>
    <w:rsid w:val="000D1A95"/>
    <w:rsid w:val="000D1BA9"/>
    <w:rsid w:val="000D1C4E"/>
    <w:rsid w:val="000D2B99"/>
    <w:rsid w:val="000D2E56"/>
    <w:rsid w:val="000D3089"/>
    <w:rsid w:val="000D3327"/>
    <w:rsid w:val="000D478A"/>
    <w:rsid w:val="000D4FE3"/>
    <w:rsid w:val="000D585B"/>
    <w:rsid w:val="000D6183"/>
    <w:rsid w:val="000D62AD"/>
    <w:rsid w:val="000D7D2E"/>
    <w:rsid w:val="000D7E2B"/>
    <w:rsid w:val="000D7E70"/>
    <w:rsid w:val="000E09A0"/>
    <w:rsid w:val="000E1ABF"/>
    <w:rsid w:val="000E23F0"/>
    <w:rsid w:val="000E2B08"/>
    <w:rsid w:val="000E45F6"/>
    <w:rsid w:val="000E4AD6"/>
    <w:rsid w:val="000E4D85"/>
    <w:rsid w:val="000E5204"/>
    <w:rsid w:val="000E5386"/>
    <w:rsid w:val="000E79B1"/>
    <w:rsid w:val="000E7B20"/>
    <w:rsid w:val="000F079D"/>
    <w:rsid w:val="000F0A0E"/>
    <w:rsid w:val="000F0EC0"/>
    <w:rsid w:val="000F1C7F"/>
    <w:rsid w:val="000F2E74"/>
    <w:rsid w:val="000F36E4"/>
    <w:rsid w:val="000F384B"/>
    <w:rsid w:val="000F3DCE"/>
    <w:rsid w:val="000F446B"/>
    <w:rsid w:val="000F6525"/>
    <w:rsid w:val="000F6E7C"/>
    <w:rsid w:val="000F7B6D"/>
    <w:rsid w:val="000F7C9B"/>
    <w:rsid w:val="00100888"/>
    <w:rsid w:val="00101108"/>
    <w:rsid w:val="00102F2C"/>
    <w:rsid w:val="0010357A"/>
    <w:rsid w:val="0010555F"/>
    <w:rsid w:val="00105814"/>
    <w:rsid w:val="00105FDF"/>
    <w:rsid w:val="00107CAC"/>
    <w:rsid w:val="001118E0"/>
    <w:rsid w:val="00111EE2"/>
    <w:rsid w:val="00112B90"/>
    <w:rsid w:val="00112DDD"/>
    <w:rsid w:val="00113978"/>
    <w:rsid w:val="00113DCE"/>
    <w:rsid w:val="001140AC"/>
    <w:rsid w:val="001142CE"/>
    <w:rsid w:val="00114321"/>
    <w:rsid w:val="001143D6"/>
    <w:rsid w:val="001150FA"/>
    <w:rsid w:val="0011516D"/>
    <w:rsid w:val="001158D1"/>
    <w:rsid w:val="00115A4B"/>
    <w:rsid w:val="001162D0"/>
    <w:rsid w:val="0011635C"/>
    <w:rsid w:val="001202AB"/>
    <w:rsid w:val="00120E46"/>
    <w:rsid w:val="0012193E"/>
    <w:rsid w:val="00121CCA"/>
    <w:rsid w:val="001221CB"/>
    <w:rsid w:val="00122E72"/>
    <w:rsid w:val="001231E5"/>
    <w:rsid w:val="00123492"/>
    <w:rsid w:val="001242D4"/>
    <w:rsid w:val="00124FBD"/>
    <w:rsid w:val="001264C2"/>
    <w:rsid w:val="0012689F"/>
    <w:rsid w:val="0012694F"/>
    <w:rsid w:val="00126C71"/>
    <w:rsid w:val="0013021C"/>
    <w:rsid w:val="001316D2"/>
    <w:rsid w:val="0013288C"/>
    <w:rsid w:val="00132A61"/>
    <w:rsid w:val="00133B9D"/>
    <w:rsid w:val="00135584"/>
    <w:rsid w:val="00135D1C"/>
    <w:rsid w:val="00135FB3"/>
    <w:rsid w:val="0014061D"/>
    <w:rsid w:val="00141EA6"/>
    <w:rsid w:val="00142CA9"/>
    <w:rsid w:val="001431E9"/>
    <w:rsid w:val="00144283"/>
    <w:rsid w:val="001458A9"/>
    <w:rsid w:val="00146B59"/>
    <w:rsid w:val="001477AF"/>
    <w:rsid w:val="00150508"/>
    <w:rsid w:val="00152296"/>
    <w:rsid w:val="00152356"/>
    <w:rsid w:val="001525F9"/>
    <w:rsid w:val="00152ED5"/>
    <w:rsid w:val="00153BB3"/>
    <w:rsid w:val="001553D3"/>
    <w:rsid w:val="001556B2"/>
    <w:rsid w:val="00155BA8"/>
    <w:rsid w:val="00156305"/>
    <w:rsid w:val="00156BC4"/>
    <w:rsid w:val="00156F65"/>
    <w:rsid w:val="00160E0C"/>
    <w:rsid w:val="001612A8"/>
    <w:rsid w:val="001613CB"/>
    <w:rsid w:val="00163572"/>
    <w:rsid w:val="00163988"/>
    <w:rsid w:val="00164983"/>
    <w:rsid w:val="00164A70"/>
    <w:rsid w:val="00164A80"/>
    <w:rsid w:val="001658B1"/>
    <w:rsid w:val="00165A47"/>
    <w:rsid w:val="00165A5D"/>
    <w:rsid w:val="00167A54"/>
    <w:rsid w:val="00167DF9"/>
    <w:rsid w:val="00171B64"/>
    <w:rsid w:val="00172FBF"/>
    <w:rsid w:val="001730B0"/>
    <w:rsid w:val="001734BC"/>
    <w:rsid w:val="0017485D"/>
    <w:rsid w:val="001752D9"/>
    <w:rsid w:val="00175B63"/>
    <w:rsid w:val="00175F04"/>
    <w:rsid w:val="0017662F"/>
    <w:rsid w:val="0018144B"/>
    <w:rsid w:val="00181711"/>
    <w:rsid w:val="00181C2B"/>
    <w:rsid w:val="00181EE7"/>
    <w:rsid w:val="0018249B"/>
    <w:rsid w:val="0018272F"/>
    <w:rsid w:val="0018325D"/>
    <w:rsid w:val="0018394C"/>
    <w:rsid w:val="00184689"/>
    <w:rsid w:val="0018473D"/>
    <w:rsid w:val="00185911"/>
    <w:rsid w:val="00185B65"/>
    <w:rsid w:val="00185B89"/>
    <w:rsid w:val="00185D2A"/>
    <w:rsid w:val="00187438"/>
    <w:rsid w:val="001924AD"/>
    <w:rsid w:val="00192B3F"/>
    <w:rsid w:val="0019319F"/>
    <w:rsid w:val="00193F7B"/>
    <w:rsid w:val="00194448"/>
    <w:rsid w:val="001946B4"/>
    <w:rsid w:val="00194B69"/>
    <w:rsid w:val="00194C4C"/>
    <w:rsid w:val="00194EE5"/>
    <w:rsid w:val="0019595B"/>
    <w:rsid w:val="0019617B"/>
    <w:rsid w:val="001961B5"/>
    <w:rsid w:val="001979CB"/>
    <w:rsid w:val="00197A42"/>
    <w:rsid w:val="001A00E6"/>
    <w:rsid w:val="001A026A"/>
    <w:rsid w:val="001A08F8"/>
    <w:rsid w:val="001A0A84"/>
    <w:rsid w:val="001A2612"/>
    <w:rsid w:val="001A3A48"/>
    <w:rsid w:val="001A4AE0"/>
    <w:rsid w:val="001A5CB0"/>
    <w:rsid w:val="001A6851"/>
    <w:rsid w:val="001A72E7"/>
    <w:rsid w:val="001A769D"/>
    <w:rsid w:val="001B2DA7"/>
    <w:rsid w:val="001B4419"/>
    <w:rsid w:val="001B4798"/>
    <w:rsid w:val="001B4C40"/>
    <w:rsid w:val="001B6D4C"/>
    <w:rsid w:val="001B79B9"/>
    <w:rsid w:val="001C0690"/>
    <w:rsid w:val="001C06D3"/>
    <w:rsid w:val="001C0A8C"/>
    <w:rsid w:val="001C1BAB"/>
    <w:rsid w:val="001C61A0"/>
    <w:rsid w:val="001C6FEF"/>
    <w:rsid w:val="001C74A8"/>
    <w:rsid w:val="001D01C5"/>
    <w:rsid w:val="001D06BC"/>
    <w:rsid w:val="001D0D04"/>
    <w:rsid w:val="001D0D88"/>
    <w:rsid w:val="001D0E8A"/>
    <w:rsid w:val="001D0F29"/>
    <w:rsid w:val="001D1C58"/>
    <w:rsid w:val="001D1DE6"/>
    <w:rsid w:val="001D1E90"/>
    <w:rsid w:val="001D28FD"/>
    <w:rsid w:val="001D2A35"/>
    <w:rsid w:val="001D3A0D"/>
    <w:rsid w:val="001D3A7B"/>
    <w:rsid w:val="001D5197"/>
    <w:rsid w:val="001D5EF9"/>
    <w:rsid w:val="001D6437"/>
    <w:rsid w:val="001D6611"/>
    <w:rsid w:val="001D6D26"/>
    <w:rsid w:val="001D7CD4"/>
    <w:rsid w:val="001D7F89"/>
    <w:rsid w:val="001E05BB"/>
    <w:rsid w:val="001E1142"/>
    <w:rsid w:val="001E1B16"/>
    <w:rsid w:val="001E4427"/>
    <w:rsid w:val="001E508E"/>
    <w:rsid w:val="001E5516"/>
    <w:rsid w:val="001E59A5"/>
    <w:rsid w:val="001E5A3D"/>
    <w:rsid w:val="001E6806"/>
    <w:rsid w:val="001E714E"/>
    <w:rsid w:val="001E741C"/>
    <w:rsid w:val="001F047D"/>
    <w:rsid w:val="001F27AE"/>
    <w:rsid w:val="001F2A1B"/>
    <w:rsid w:val="001F3BFB"/>
    <w:rsid w:val="001F4EC0"/>
    <w:rsid w:val="001F5388"/>
    <w:rsid w:val="001F595E"/>
    <w:rsid w:val="001F5B26"/>
    <w:rsid w:val="001F622F"/>
    <w:rsid w:val="001F64EA"/>
    <w:rsid w:val="001F7428"/>
    <w:rsid w:val="001F7430"/>
    <w:rsid w:val="001F793F"/>
    <w:rsid w:val="00203BE8"/>
    <w:rsid w:val="00203FAC"/>
    <w:rsid w:val="00204566"/>
    <w:rsid w:val="002051EA"/>
    <w:rsid w:val="0020553B"/>
    <w:rsid w:val="0020569E"/>
    <w:rsid w:val="0020713E"/>
    <w:rsid w:val="002101BF"/>
    <w:rsid w:val="00211037"/>
    <w:rsid w:val="002118EA"/>
    <w:rsid w:val="00211A65"/>
    <w:rsid w:val="00211FE8"/>
    <w:rsid w:val="00212E06"/>
    <w:rsid w:val="00214025"/>
    <w:rsid w:val="0021444F"/>
    <w:rsid w:val="00214555"/>
    <w:rsid w:val="002159DF"/>
    <w:rsid w:val="00215B1A"/>
    <w:rsid w:val="002164F1"/>
    <w:rsid w:val="002205EE"/>
    <w:rsid w:val="00221F3C"/>
    <w:rsid w:val="00222183"/>
    <w:rsid w:val="0022391B"/>
    <w:rsid w:val="00226427"/>
    <w:rsid w:val="0022697E"/>
    <w:rsid w:val="0023286C"/>
    <w:rsid w:val="00233BBB"/>
    <w:rsid w:val="00234249"/>
    <w:rsid w:val="0023429C"/>
    <w:rsid w:val="0023429E"/>
    <w:rsid w:val="002365C4"/>
    <w:rsid w:val="002402B2"/>
    <w:rsid w:val="00240739"/>
    <w:rsid w:val="0024075F"/>
    <w:rsid w:val="0024190D"/>
    <w:rsid w:val="00241F38"/>
    <w:rsid w:val="00242067"/>
    <w:rsid w:val="002431EA"/>
    <w:rsid w:val="00243F48"/>
    <w:rsid w:val="00245087"/>
    <w:rsid w:val="00245992"/>
    <w:rsid w:val="002462DA"/>
    <w:rsid w:val="002463C2"/>
    <w:rsid w:val="002465E0"/>
    <w:rsid w:val="00246A2E"/>
    <w:rsid w:val="0025183B"/>
    <w:rsid w:val="00252129"/>
    <w:rsid w:val="0025303B"/>
    <w:rsid w:val="002537EE"/>
    <w:rsid w:val="00253C36"/>
    <w:rsid w:val="00254174"/>
    <w:rsid w:val="00254F72"/>
    <w:rsid w:val="00255FA5"/>
    <w:rsid w:val="0025759B"/>
    <w:rsid w:val="00257843"/>
    <w:rsid w:val="00260D56"/>
    <w:rsid w:val="00260ED5"/>
    <w:rsid w:val="00261638"/>
    <w:rsid w:val="002620B1"/>
    <w:rsid w:val="002629E3"/>
    <w:rsid w:val="0026342E"/>
    <w:rsid w:val="002639FB"/>
    <w:rsid w:val="00263C81"/>
    <w:rsid w:val="00264412"/>
    <w:rsid w:val="00265AC6"/>
    <w:rsid w:val="00266359"/>
    <w:rsid w:val="002700F8"/>
    <w:rsid w:val="00271243"/>
    <w:rsid w:val="00272715"/>
    <w:rsid w:val="00272A80"/>
    <w:rsid w:val="00275BAD"/>
    <w:rsid w:val="0028073D"/>
    <w:rsid w:val="0028170F"/>
    <w:rsid w:val="00281A9E"/>
    <w:rsid w:val="00281E69"/>
    <w:rsid w:val="00282980"/>
    <w:rsid w:val="00283EE2"/>
    <w:rsid w:val="002865E4"/>
    <w:rsid w:val="00286624"/>
    <w:rsid w:val="00290104"/>
    <w:rsid w:val="0029052E"/>
    <w:rsid w:val="00290CAA"/>
    <w:rsid w:val="00291B25"/>
    <w:rsid w:val="002920FE"/>
    <w:rsid w:val="002930D6"/>
    <w:rsid w:val="0029314C"/>
    <w:rsid w:val="002939A8"/>
    <w:rsid w:val="002957BE"/>
    <w:rsid w:val="00296751"/>
    <w:rsid w:val="00296A8C"/>
    <w:rsid w:val="00296DEE"/>
    <w:rsid w:val="00297F43"/>
    <w:rsid w:val="002A0FE1"/>
    <w:rsid w:val="002A179A"/>
    <w:rsid w:val="002A23BB"/>
    <w:rsid w:val="002A3107"/>
    <w:rsid w:val="002A43AB"/>
    <w:rsid w:val="002A51F9"/>
    <w:rsid w:val="002A5690"/>
    <w:rsid w:val="002A5FE3"/>
    <w:rsid w:val="002A62DD"/>
    <w:rsid w:val="002A63E1"/>
    <w:rsid w:val="002A7063"/>
    <w:rsid w:val="002A70FA"/>
    <w:rsid w:val="002A7D35"/>
    <w:rsid w:val="002B07D9"/>
    <w:rsid w:val="002B0D84"/>
    <w:rsid w:val="002B13CB"/>
    <w:rsid w:val="002B1463"/>
    <w:rsid w:val="002B2FDC"/>
    <w:rsid w:val="002B31FC"/>
    <w:rsid w:val="002B475F"/>
    <w:rsid w:val="002B72F8"/>
    <w:rsid w:val="002B7544"/>
    <w:rsid w:val="002C1591"/>
    <w:rsid w:val="002C1E4B"/>
    <w:rsid w:val="002C3798"/>
    <w:rsid w:val="002C3F0C"/>
    <w:rsid w:val="002C4EF0"/>
    <w:rsid w:val="002C5AF1"/>
    <w:rsid w:val="002C6E85"/>
    <w:rsid w:val="002C7650"/>
    <w:rsid w:val="002C7924"/>
    <w:rsid w:val="002D02E2"/>
    <w:rsid w:val="002D0B30"/>
    <w:rsid w:val="002D2E70"/>
    <w:rsid w:val="002D3C6C"/>
    <w:rsid w:val="002D3C92"/>
    <w:rsid w:val="002D4383"/>
    <w:rsid w:val="002D481C"/>
    <w:rsid w:val="002D4D51"/>
    <w:rsid w:val="002D545F"/>
    <w:rsid w:val="002D5960"/>
    <w:rsid w:val="002D66EF"/>
    <w:rsid w:val="002D69A1"/>
    <w:rsid w:val="002D7CA3"/>
    <w:rsid w:val="002D7E95"/>
    <w:rsid w:val="002E0247"/>
    <w:rsid w:val="002E1BF6"/>
    <w:rsid w:val="002E3C60"/>
    <w:rsid w:val="002E3E80"/>
    <w:rsid w:val="002E4025"/>
    <w:rsid w:val="002E69BB"/>
    <w:rsid w:val="002E6D97"/>
    <w:rsid w:val="002E70B9"/>
    <w:rsid w:val="002E7167"/>
    <w:rsid w:val="002F13BC"/>
    <w:rsid w:val="002F3C72"/>
    <w:rsid w:val="002F4045"/>
    <w:rsid w:val="002F4A69"/>
    <w:rsid w:val="002F4C63"/>
    <w:rsid w:val="002F5CDF"/>
    <w:rsid w:val="002F613C"/>
    <w:rsid w:val="002F6E90"/>
    <w:rsid w:val="002F71A9"/>
    <w:rsid w:val="002F7A68"/>
    <w:rsid w:val="003001F2"/>
    <w:rsid w:val="00300649"/>
    <w:rsid w:val="00301A3F"/>
    <w:rsid w:val="00301C76"/>
    <w:rsid w:val="00303D99"/>
    <w:rsid w:val="00304465"/>
    <w:rsid w:val="00304982"/>
    <w:rsid w:val="00305838"/>
    <w:rsid w:val="0030772D"/>
    <w:rsid w:val="00307816"/>
    <w:rsid w:val="00307F60"/>
    <w:rsid w:val="0031087C"/>
    <w:rsid w:val="003108AC"/>
    <w:rsid w:val="00310D56"/>
    <w:rsid w:val="00310FF0"/>
    <w:rsid w:val="00312B68"/>
    <w:rsid w:val="003133A2"/>
    <w:rsid w:val="0031358A"/>
    <w:rsid w:val="003136D9"/>
    <w:rsid w:val="00313B93"/>
    <w:rsid w:val="00314567"/>
    <w:rsid w:val="003146CB"/>
    <w:rsid w:val="00314A6C"/>
    <w:rsid w:val="00314CF4"/>
    <w:rsid w:val="00314E9B"/>
    <w:rsid w:val="003165DE"/>
    <w:rsid w:val="00316D25"/>
    <w:rsid w:val="00317029"/>
    <w:rsid w:val="003179DE"/>
    <w:rsid w:val="00320C87"/>
    <w:rsid w:val="0032120C"/>
    <w:rsid w:val="00325CB9"/>
    <w:rsid w:val="003274F3"/>
    <w:rsid w:val="003277E8"/>
    <w:rsid w:val="00327829"/>
    <w:rsid w:val="00327FF9"/>
    <w:rsid w:val="00330942"/>
    <w:rsid w:val="003316F9"/>
    <w:rsid w:val="0033176B"/>
    <w:rsid w:val="00331BF3"/>
    <w:rsid w:val="003326AD"/>
    <w:rsid w:val="00332C95"/>
    <w:rsid w:val="00334069"/>
    <w:rsid w:val="00334C4E"/>
    <w:rsid w:val="00336739"/>
    <w:rsid w:val="00336C17"/>
    <w:rsid w:val="00336E1F"/>
    <w:rsid w:val="003378C0"/>
    <w:rsid w:val="00340C65"/>
    <w:rsid w:val="0034102E"/>
    <w:rsid w:val="00341AD4"/>
    <w:rsid w:val="00341BF8"/>
    <w:rsid w:val="00341E6F"/>
    <w:rsid w:val="003428FC"/>
    <w:rsid w:val="00342AB0"/>
    <w:rsid w:val="0034392B"/>
    <w:rsid w:val="003448BA"/>
    <w:rsid w:val="00344F67"/>
    <w:rsid w:val="00345A60"/>
    <w:rsid w:val="00346191"/>
    <w:rsid w:val="00346B55"/>
    <w:rsid w:val="0034786B"/>
    <w:rsid w:val="00347FB0"/>
    <w:rsid w:val="003512E8"/>
    <w:rsid w:val="00351782"/>
    <w:rsid w:val="00351CFC"/>
    <w:rsid w:val="0035208E"/>
    <w:rsid w:val="00352938"/>
    <w:rsid w:val="00352BD6"/>
    <w:rsid w:val="00353319"/>
    <w:rsid w:val="00353AC1"/>
    <w:rsid w:val="00354F4B"/>
    <w:rsid w:val="00357B4C"/>
    <w:rsid w:val="00357F28"/>
    <w:rsid w:val="003601AD"/>
    <w:rsid w:val="003606CB"/>
    <w:rsid w:val="00361661"/>
    <w:rsid w:val="0036486D"/>
    <w:rsid w:val="00365DC4"/>
    <w:rsid w:val="00370178"/>
    <w:rsid w:val="003706FB"/>
    <w:rsid w:val="0037166E"/>
    <w:rsid w:val="00372061"/>
    <w:rsid w:val="00372CCC"/>
    <w:rsid w:val="00373487"/>
    <w:rsid w:val="003739D5"/>
    <w:rsid w:val="00373B3B"/>
    <w:rsid w:val="00374214"/>
    <w:rsid w:val="00375B01"/>
    <w:rsid w:val="003764B2"/>
    <w:rsid w:val="00376FA6"/>
    <w:rsid w:val="00377DC2"/>
    <w:rsid w:val="003806FF"/>
    <w:rsid w:val="003809CA"/>
    <w:rsid w:val="00380BDA"/>
    <w:rsid w:val="00380D5B"/>
    <w:rsid w:val="003826A3"/>
    <w:rsid w:val="003832B5"/>
    <w:rsid w:val="00383762"/>
    <w:rsid w:val="00383808"/>
    <w:rsid w:val="00383DB4"/>
    <w:rsid w:val="00384BA7"/>
    <w:rsid w:val="00384DD1"/>
    <w:rsid w:val="00391429"/>
    <w:rsid w:val="00393485"/>
    <w:rsid w:val="003939FC"/>
    <w:rsid w:val="00393E18"/>
    <w:rsid w:val="00396E64"/>
    <w:rsid w:val="0039706F"/>
    <w:rsid w:val="003974D0"/>
    <w:rsid w:val="003975E5"/>
    <w:rsid w:val="00397EAF"/>
    <w:rsid w:val="003A0494"/>
    <w:rsid w:val="003A075A"/>
    <w:rsid w:val="003A1A59"/>
    <w:rsid w:val="003A2C46"/>
    <w:rsid w:val="003A32A6"/>
    <w:rsid w:val="003A3931"/>
    <w:rsid w:val="003A3964"/>
    <w:rsid w:val="003A4587"/>
    <w:rsid w:val="003A49D0"/>
    <w:rsid w:val="003A51F9"/>
    <w:rsid w:val="003A6AEC"/>
    <w:rsid w:val="003A7148"/>
    <w:rsid w:val="003A7CDA"/>
    <w:rsid w:val="003B1508"/>
    <w:rsid w:val="003B2184"/>
    <w:rsid w:val="003B3553"/>
    <w:rsid w:val="003B44D9"/>
    <w:rsid w:val="003B6310"/>
    <w:rsid w:val="003B6774"/>
    <w:rsid w:val="003B699D"/>
    <w:rsid w:val="003B7ACC"/>
    <w:rsid w:val="003B7EF5"/>
    <w:rsid w:val="003C0EDB"/>
    <w:rsid w:val="003C11A5"/>
    <w:rsid w:val="003C35B1"/>
    <w:rsid w:val="003C3684"/>
    <w:rsid w:val="003C48AA"/>
    <w:rsid w:val="003C591F"/>
    <w:rsid w:val="003C6C3C"/>
    <w:rsid w:val="003C6FB0"/>
    <w:rsid w:val="003C6FCD"/>
    <w:rsid w:val="003C790F"/>
    <w:rsid w:val="003D07F8"/>
    <w:rsid w:val="003D135A"/>
    <w:rsid w:val="003D15E0"/>
    <w:rsid w:val="003D1E89"/>
    <w:rsid w:val="003D26A4"/>
    <w:rsid w:val="003D27F0"/>
    <w:rsid w:val="003D5378"/>
    <w:rsid w:val="003D66ED"/>
    <w:rsid w:val="003D721A"/>
    <w:rsid w:val="003E06A9"/>
    <w:rsid w:val="003E06E3"/>
    <w:rsid w:val="003E27B9"/>
    <w:rsid w:val="003E310D"/>
    <w:rsid w:val="003E318F"/>
    <w:rsid w:val="003E387D"/>
    <w:rsid w:val="003E4BFB"/>
    <w:rsid w:val="003E4D6F"/>
    <w:rsid w:val="003E6A41"/>
    <w:rsid w:val="003E72B5"/>
    <w:rsid w:val="003E79BC"/>
    <w:rsid w:val="003F039A"/>
    <w:rsid w:val="003F099C"/>
    <w:rsid w:val="003F0F50"/>
    <w:rsid w:val="003F19A8"/>
    <w:rsid w:val="003F459E"/>
    <w:rsid w:val="003F4D76"/>
    <w:rsid w:val="003F4D94"/>
    <w:rsid w:val="003F5444"/>
    <w:rsid w:val="003F6366"/>
    <w:rsid w:val="003F66CF"/>
    <w:rsid w:val="003F6C5F"/>
    <w:rsid w:val="003F722C"/>
    <w:rsid w:val="003F7548"/>
    <w:rsid w:val="003F7D52"/>
    <w:rsid w:val="00400475"/>
    <w:rsid w:val="00400C4B"/>
    <w:rsid w:val="00401B2E"/>
    <w:rsid w:val="00401BDB"/>
    <w:rsid w:val="00401E05"/>
    <w:rsid w:val="00401E56"/>
    <w:rsid w:val="00403641"/>
    <w:rsid w:val="00403927"/>
    <w:rsid w:val="00403E58"/>
    <w:rsid w:val="00406368"/>
    <w:rsid w:val="00406F02"/>
    <w:rsid w:val="00407A9D"/>
    <w:rsid w:val="00407CB0"/>
    <w:rsid w:val="00410CFB"/>
    <w:rsid w:val="00412A3A"/>
    <w:rsid w:val="0041320B"/>
    <w:rsid w:val="00413E3B"/>
    <w:rsid w:val="00414D54"/>
    <w:rsid w:val="0041504B"/>
    <w:rsid w:val="0041587D"/>
    <w:rsid w:val="00415BAC"/>
    <w:rsid w:val="00415C7B"/>
    <w:rsid w:val="00415FC4"/>
    <w:rsid w:val="00416497"/>
    <w:rsid w:val="004165C8"/>
    <w:rsid w:val="00416E42"/>
    <w:rsid w:val="00416F0E"/>
    <w:rsid w:val="004174FA"/>
    <w:rsid w:val="00417E11"/>
    <w:rsid w:val="00420024"/>
    <w:rsid w:val="0042048D"/>
    <w:rsid w:val="00420E1C"/>
    <w:rsid w:val="00420ED8"/>
    <w:rsid w:val="00423A6E"/>
    <w:rsid w:val="00424364"/>
    <w:rsid w:val="00425702"/>
    <w:rsid w:val="0042623E"/>
    <w:rsid w:val="004270E6"/>
    <w:rsid w:val="004277BF"/>
    <w:rsid w:val="00431507"/>
    <w:rsid w:val="00431FE7"/>
    <w:rsid w:val="004320D2"/>
    <w:rsid w:val="00432933"/>
    <w:rsid w:val="00432EC7"/>
    <w:rsid w:val="004338D6"/>
    <w:rsid w:val="00434356"/>
    <w:rsid w:val="00434FE6"/>
    <w:rsid w:val="00435D33"/>
    <w:rsid w:val="00436AEC"/>
    <w:rsid w:val="00437415"/>
    <w:rsid w:val="00437E3C"/>
    <w:rsid w:val="004408AD"/>
    <w:rsid w:val="00440A06"/>
    <w:rsid w:val="00441ED1"/>
    <w:rsid w:val="004431B3"/>
    <w:rsid w:val="00443FCA"/>
    <w:rsid w:val="0044409C"/>
    <w:rsid w:val="00444887"/>
    <w:rsid w:val="00444E01"/>
    <w:rsid w:val="004457B9"/>
    <w:rsid w:val="0044587E"/>
    <w:rsid w:val="00445AA9"/>
    <w:rsid w:val="0044606D"/>
    <w:rsid w:val="00450319"/>
    <w:rsid w:val="00450BCE"/>
    <w:rsid w:val="00450D2F"/>
    <w:rsid w:val="00450E45"/>
    <w:rsid w:val="00451197"/>
    <w:rsid w:val="00451329"/>
    <w:rsid w:val="00452E37"/>
    <w:rsid w:val="00452EDC"/>
    <w:rsid w:val="004530CD"/>
    <w:rsid w:val="00453AA5"/>
    <w:rsid w:val="00453C81"/>
    <w:rsid w:val="00454962"/>
    <w:rsid w:val="00455171"/>
    <w:rsid w:val="004552F6"/>
    <w:rsid w:val="00455528"/>
    <w:rsid w:val="0045582D"/>
    <w:rsid w:val="00456B66"/>
    <w:rsid w:val="00456BC9"/>
    <w:rsid w:val="00456CF3"/>
    <w:rsid w:val="00456F23"/>
    <w:rsid w:val="00457E36"/>
    <w:rsid w:val="00461C83"/>
    <w:rsid w:val="00463C47"/>
    <w:rsid w:val="00465331"/>
    <w:rsid w:val="00465574"/>
    <w:rsid w:val="0046599E"/>
    <w:rsid w:val="00465D11"/>
    <w:rsid w:val="00471C35"/>
    <w:rsid w:val="00472D10"/>
    <w:rsid w:val="00473269"/>
    <w:rsid w:val="00473679"/>
    <w:rsid w:val="00474067"/>
    <w:rsid w:val="00474F32"/>
    <w:rsid w:val="004756D0"/>
    <w:rsid w:val="004766AE"/>
    <w:rsid w:val="00476EFC"/>
    <w:rsid w:val="0047781B"/>
    <w:rsid w:val="0048064F"/>
    <w:rsid w:val="0048073C"/>
    <w:rsid w:val="00482E93"/>
    <w:rsid w:val="004830BB"/>
    <w:rsid w:val="00485192"/>
    <w:rsid w:val="0048532D"/>
    <w:rsid w:val="004859A9"/>
    <w:rsid w:val="00485DB4"/>
    <w:rsid w:val="00486918"/>
    <w:rsid w:val="00486ADF"/>
    <w:rsid w:val="00487826"/>
    <w:rsid w:val="004879D1"/>
    <w:rsid w:val="00487AEE"/>
    <w:rsid w:val="0049042D"/>
    <w:rsid w:val="004911D6"/>
    <w:rsid w:val="00491E5E"/>
    <w:rsid w:val="00492110"/>
    <w:rsid w:val="00495A2F"/>
    <w:rsid w:val="00496B42"/>
    <w:rsid w:val="00497BE7"/>
    <w:rsid w:val="004A04F0"/>
    <w:rsid w:val="004A1F27"/>
    <w:rsid w:val="004A372A"/>
    <w:rsid w:val="004A3EF1"/>
    <w:rsid w:val="004A4C9B"/>
    <w:rsid w:val="004B0052"/>
    <w:rsid w:val="004B014A"/>
    <w:rsid w:val="004B0258"/>
    <w:rsid w:val="004B0989"/>
    <w:rsid w:val="004B1C25"/>
    <w:rsid w:val="004B2B2C"/>
    <w:rsid w:val="004B2B8D"/>
    <w:rsid w:val="004B3D5E"/>
    <w:rsid w:val="004B4215"/>
    <w:rsid w:val="004B4629"/>
    <w:rsid w:val="004B46AD"/>
    <w:rsid w:val="004B50C0"/>
    <w:rsid w:val="004B780F"/>
    <w:rsid w:val="004C084B"/>
    <w:rsid w:val="004C0AD1"/>
    <w:rsid w:val="004C1D36"/>
    <w:rsid w:val="004C2994"/>
    <w:rsid w:val="004C2C1A"/>
    <w:rsid w:val="004C4119"/>
    <w:rsid w:val="004C47B2"/>
    <w:rsid w:val="004C4864"/>
    <w:rsid w:val="004C564D"/>
    <w:rsid w:val="004C75AA"/>
    <w:rsid w:val="004D1112"/>
    <w:rsid w:val="004D130F"/>
    <w:rsid w:val="004D1BA3"/>
    <w:rsid w:val="004D276D"/>
    <w:rsid w:val="004D27F6"/>
    <w:rsid w:val="004D2BC5"/>
    <w:rsid w:val="004D31FE"/>
    <w:rsid w:val="004D45EF"/>
    <w:rsid w:val="004D4AA7"/>
    <w:rsid w:val="004D62A5"/>
    <w:rsid w:val="004D62CC"/>
    <w:rsid w:val="004D6329"/>
    <w:rsid w:val="004D6477"/>
    <w:rsid w:val="004D72E8"/>
    <w:rsid w:val="004E1C33"/>
    <w:rsid w:val="004E1EB2"/>
    <w:rsid w:val="004E2755"/>
    <w:rsid w:val="004E380B"/>
    <w:rsid w:val="004E3DC7"/>
    <w:rsid w:val="004E42ED"/>
    <w:rsid w:val="004E5FEB"/>
    <w:rsid w:val="004E7569"/>
    <w:rsid w:val="004E7872"/>
    <w:rsid w:val="004E7CB9"/>
    <w:rsid w:val="004F05FB"/>
    <w:rsid w:val="004F0E8C"/>
    <w:rsid w:val="004F123D"/>
    <w:rsid w:val="004F1788"/>
    <w:rsid w:val="004F28D0"/>
    <w:rsid w:val="004F30EC"/>
    <w:rsid w:val="004F37DB"/>
    <w:rsid w:val="004F3D28"/>
    <w:rsid w:val="004F42B4"/>
    <w:rsid w:val="004F4C67"/>
    <w:rsid w:val="004F4E3D"/>
    <w:rsid w:val="004F501C"/>
    <w:rsid w:val="004F503C"/>
    <w:rsid w:val="004F5180"/>
    <w:rsid w:val="004F587A"/>
    <w:rsid w:val="004F6375"/>
    <w:rsid w:val="004F693A"/>
    <w:rsid w:val="004F6954"/>
    <w:rsid w:val="00500FD1"/>
    <w:rsid w:val="00501446"/>
    <w:rsid w:val="00501AE7"/>
    <w:rsid w:val="00502DCB"/>
    <w:rsid w:val="00503159"/>
    <w:rsid w:val="005041C1"/>
    <w:rsid w:val="00504AB1"/>
    <w:rsid w:val="00504C20"/>
    <w:rsid w:val="00505C0D"/>
    <w:rsid w:val="00506152"/>
    <w:rsid w:val="00507214"/>
    <w:rsid w:val="005075A2"/>
    <w:rsid w:val="0051014F"/>
    <w:rsid w:val="00510C76"/>
    <w:rsid w:val="005111B7"/>
    <w:rsid w:val="005118F2"/>
    <w:rsid w:val="00511D19"/>
    <w:rsid w:val="00512B6A"/>
    <w:rsid w:val="00513004"/>
    <w:rsid w:val="00514266"/>
    <w:rsid w:val="005144F9"/>
    <w:rsid w:val="00515461"/>
    <w:rsid w:val="00515EAF"/>
    <w:rsid w:val="00515ED3"/>
    <w:rsid w:val="0051621E"/>
    <w:rsid w:val="0052121F"/>
    <w:rsid w:val="005214F6"/>
    <w:rsid w:val="005217B4"/>
    <w:rsid w:val="005219FC"/>
    <w:rsid w:val="00522391"/>
    <w:rsid w:val="00522F7E"/>
    <w:rsid w:val="005230D5"/>
    <w:rsid w:val="00523C37"/>
    <w:rsid w:val="0052411E"/>
    <w:rsid w:val="005243AA"/>
    <w:rsid w:val="00525623"/>
    <w:rsid w:val="00525F23"/>
    <w:rsid w:val="00526E06"/>
    <w:rsid w:val="00526F06"/>
    <w:rsid w:val="0052799C"/>
    <w:rsid w:val="00530143"/>
    <w:rsid w:val="00530DCB"/>
    <w:rsid w:val="005329F5"/>
    <w:rsid w:val="00532D4E"/>
    <w:rsid w:val="005337BB"/>
    <w:rsid w:val="00534820"/>
    <w:rsid w:val="00534D28"/>
    <w:rsid w:val="00536CD9"/>
    <w:rsid w:val="0053753D"/>
    <w:rsid w:val="00540603"/>
    <w:rsid w:val="00540791"/>
    <w:rsid w:val="00540A83"/>
    <w:rsid w:val="005417C2"/>
    <w:rsid w:val="005420BE"/>
    <w:rsid w:val="005429E4"/>
    <w:rsid w:val="00544990"/>
    <w:rsid w:val="0054554E"/>
    <w:rsid w:val="00545753"/>
    <w:rsid w:val="0054584A"/>
    <w:rsid w:val="005464F3"/>
    <w:rsid w:val="00547802"/>
    <w:rsid w:val="00550293"/>
    <w:rsid w:val="005521AD"/>
    <w:rsid w:val="00552357"/>
    <w:rsid w:val="00554EAB"/>
    <w:rsid w:val="00554EB5"/>
    <w:rsid w:val="00556947"/>
    <w:rsid w:val="00557105"/>
    <w:rsid w:val="00557862"/>
    <w:rsid w:val="00561808"/>
    <w:rsid w:val="00562E9F"/>
    <w:rsid w:val="00564A08"/>
    <w:rsid w:val="0056528D"/>
    <w:rsid w:val="00565668"/>
    <w:rsid w:val="0057165D"/>
    <w:rsid w:val="005718E8"/>
    <w:rsid w:val="00571D31"/>
    <w:rsid w:val="0057299E"/>
    <w:rsid w:val="00573292"/>
    <w:rsid w:val="005756C4"/>
    <w:rsid w:val="00576952"/>
    <w:rsid w:val="00576CC6"/>
    <w:rsid w:val="00581034"/>
    <w:rsid w:val="005829A0"/>
    <w:rsid w:val="00586522"/>
    <w:rsid w:val="00586683"/>
    <w:rsid w:val="005900E2"/>
    <w:rsid w:val="00592692"/>
    <w:rsid w:val="00592867"/>
    <w:rsid w:val="00593D06"/>
    <w:rsid w:val="00594795"/>
    <w:rsid w:val="00594D9E"/>
    <w:rsid w:val="00595661"/>
    <w:rsid w:val="005967E1"/>
    <w:rsid w:val="00596F9A"/>
    <w:rsid w:val="005A10E3"/>
    <w:rsid w:val="005A18EA"/>
    <w:rsid w:val="005A273D"/>
    <w:rsid w:val="005A2E48"/>
    <w:rsid w:val="005A3378"/>
    <w:rsid w:val="005A34D2"/>
    <w:rsid w:val="005A3EBD"/>
    <w:rsid w:val="005A44ED"/>
    <w:rsid w:val="005A46CC"/>
    <w:rsid w:val="005A46FE"/>
    <w:rsid w:val="005A4A91"/>
    <w:rsid w:val="005A4BFB"/>
    <w:rsid w:val="005A5CCF"/>
    <w:rsid w:val="005A6969"/>
    <w:rsid w:val="005A6F34"/>
    <w:rsid w:val="005A75B6"/>
    <w:rsid w:val="005A7F07"/>
    <w:rsid w:val="005B0568"/>
    <w:rsid w:val="005B0DDB"/>
    <w:rsid w:val="005B11DF"/>
    <w:rsid w:val="005B127E"/>
    <w:rsid w:val="005B2585"/>
    <w:rsid w:val="005B2F89"/>
    <w:rsid w:val="005B3391"/>
    <w:rsid w:val="005B34B8"/>
    <w:rsid w:val="005B38CB"/>
    <w:rsid w:val="005B3DC8"/>
    <w:rsid w:val="005B4EEE"/>
    <w:rsid w:val="005B620C"/>
    <w:rsid w:val="005B67E5"/>
    <w:rsid w:val="005B6ED2"/>
    <w:rsid w:val="005B7B8C"/>
    <w:rsid w:val="005B7FDA"/>
    <w:rsid w:val="005C07FB"/>
    <w:rsid w:val="005C10E0"/>
    <w:rsid w:val="005C2C11"/>
    <w:rsid w:val="005C300E"/>
    <w:rsid w:val="005C3C02"/>
    <w:rsid w:val="005C43CD"/>
    <w:rsid w:val="005C6173"/>
    <w:rsid w:val="005C6325"/>
    <w:rsid w:val="005C6611"/>
    <w:rsid w:val="005C6653"/>
    <w:rsid w:val="005C6A60"/>
    <w:rsid w:val="005C6DE1"/>
    <w:rsid w:val="005C6F15"/>
    <w:rsid w:val="005C7953"/>
    <w:rsid w:val="005C7AA9"/>
    <w:rsid w:val="005C7AB7"/>
    <w:rsid w:val="005D0A33"/>
    <w:rsid w:val="005D0D16"/>
    <w:rsid w:val="005D1134"/>
    <w:rsid w:val="005D1C7B"/>
    <w:rsid w:val="005D230C"/>
    <w:rsid w:val="005D38DE"/>
    <w:rsid w:val="005D42E5"/>
    <w:rsid w:val="005D4B11"/>
    <w:rsid w:val="005D4CD0"/>
    <w:rsid w:val="005D5776"/>
    <w:rsid w:val="005D5BEC"/>
    <w:rsid w:val="005D6AFF"/>
    <w:rsid w:val="005D70D8"/>
    <w:rsid w:val="005D7C46"/>
    <w:rsid w:val="005E1783"/>
    <w:rsid w:val="005E184A"/>
    <w:rsid w:val="005E1D6C"/>
    <w:rsid w:val="005E2641"/>
    <w:rsid w:val="005E3479"/>
    <w:rsid w:val="005E452E"/>
    <w:rsid w:val="005E4C41"/>
    <w:rsid w:val="005E4DCD"/>
    <w:rsid w:val="005E5238"/>
    <w:rsid w:val="005E6AF9"/>
    <w:rsid w:val="005E702B"/>
    <w:rsid w:val="005E7C56"/>
    <w:rsid w:val="005F085E"/>
    <w:rsid w:val="005F1CD4"/>
    <w:rsid w:val="005F2575"/>
    <w:rsid w:val="005F259D"/>
    <w:rsid w:val="005F28F9"/>
    <w:rsid w:val="005F2EC4"/>
    <w:rsid w:val="005F3FBA"/>
    <w:rsid w:val="005F3FD7"/>
    <w:rsid w:val="005F4201"/>
    <w:rsid w:val="005F47B7"/>
    <w:rsid w:val="005F49DF"/>
    <w:rsid w:val="005F4AB5"/>
    <w:rsid w:val="005F4CE3"/>
    <w:rsid w:val="005F4F35"/>
    <w:rsid w:val="005F5BEE"/>
    <w:rsid w:val="005F633D"/>
    <w:rsid w:val="005F6BD2"/>
    <w:rsid w:val="005F7E4F"/>
    <w:rsid w:val="00600E31"/>
    <w:rsid w:val="00601058"/>
    <w:rsid w:val="0060125C"/>
    <w:rsid w:val="00601A2B"/>
    <w:rsid w:val="006028E7"/>
    <w:rsid w:val="00605476"/>
    <w:rsid w:val="00606541"/>
    <w:rsid w:val="00606CEF"/>
    <w:rsid w:val="00607EDC"/>
    <w:rsid w:val="006104CF"/>
    <w:rsid w:val="00610769"/>
    <w:rsid w:val="0061112B"/>
    <w:rsid w:val="006163B6"/>
    <w:rsid w:val="00616AA8"/>
    <w:rsid w:val="00616BC2"/>
    <w:rsid w:val="00616E55"/>
    <w:rsid w:val="00617021"/>
    <w:rsid w:val="00617349"/>
    <w:rsid w:val="00620236"/>
    <w:rsid w:val="006232B3"/>
    <w:rsid w:val="0062364A"/>
    <w:rsid w:val="00625754"/>
    <w:rsid w:val="00625D69"/>
    <w:rsid w:val="00625F0F"/>
    <w:rsid w:val="0062673F"/>
    <w:rsid w:val="006270F7"/>
    <w:rsid w:val="0062738C"/>
    <w:rsid w:val="00627475"/>
    <w:rsid w:val="006278C1"/>
    <w:rsid w:val="006278D2"/>
    <w:rsid w:val="00627A25"/>
    <w:rsid w:val="00630BEB"/>
    <w:rsid w:val="0063139A"/>
    <w:rsid w:val="006323B5"/>
    <w:rsid w:val="00632F59"/>
    <w:rsid w:val="00633B42"/>
    <w:rsid w:val="00635E33"/>
    <w:rsid w:val="006368A5"/>
    <w:rsid w:val="00637410"/>
    <w:rsid w:val="00637426"/>
    <w:rsid w:val="0063783A"/>
    <w:rsid w:val="0063792D"/>
    <w:rsid w:val="00640505"/>
    <w:rsid w:val="00641178"/>
    <w:rsid w:val="00642384"/>
    <w:rsid w:val="00642712"/>
    <w:rsid w:val="00643953"/>
    <w:rsid w:val="00643AF4"/>
    <w:rsid w:val="00645717"/>
    <w:rsid w:val="00646E57"/>
    <w:rsid w:val="00646F11"/>
    <w:rsid w:val="0064776C"/>
    <w:rsid w:val="00647BF0"/>
    <w:rsid w:val="00647F1E"/>
    <w:rsid w:val="0065016E"/>
    <w:rsid w:val="006504CB"/>
    <w:rsid w:val="00653484"/>
    <w:rsid w:val="0065524E"/>
    <w:rsid w:val="00655692"/>
    <w:rsid w:val="00655C93"/>
    <w:rsid w:val="006569AD"/>
    <w:rsid w:val="00656C29"/>
    <w:rsid w:val="0065731A"/>
    <w:rsid w:val="0065785A"/>
    <w:rsid w:val="00661B5C"/>
    <w:rsid w:val="00662304"/>
    <w:rsid w:val="00663995"/>
    <w:rsid w:val="0066431F"/>
    <w:rsid w:val="00665717"/>
    <w:rsid w:val="00666149"/>
    <w:rsid w:val="006665E4"/>
    <w:rsid w:val="00666EAF"/>
    <w:rsid w:val="00667FA9"/>
    <w:rsid w:val="006719BF"/>
    <w:rsid w:val="00671C65"/>
    <w:rsid w:val="006746FB"/>
    <w:rsid w:val="00674F45"/>
    <w:rsid w:val="006772E1"/>
    <w:rsid w:val="00680E8B"/>
    <w:rsid w:val="00680E91"/>
    <w:rsid w:val="0068289E"/>
    <w:rsid w:val="00682F17"/>
    <w:rsid w:val="00682F49"/>
    <w:rsid w:val="00683912"/>
    <w:rsid w:val="00684B81"/>
    <w:rsid w:val="00684F65"/>
    <w:rsid w:val="006857DF"/>
    <w:rsid w:val="00685B4A"/>
    <w:rsid w:val="006861E5"/>
    <w:rsid w:val="0068776A"/>
    <w:rsid w:val="006907BA"/>
    <w:rsid w:val="006908CF"/>
    <w:rsid w:val="00690E79"/>
    <w:rsid w:val="00690FF7"/>
    <w:rsid w:val="00691296"/>
    <w:rsid w:val="006919FE"/>
    <w:rsid w:val="00692146"/>
    <w:rsid w:val="00692732"/>
    <w:rsid w:val="00692C21"/>
    <w:rsid w:val="006933D2"/>
    <w:rsid w:val="006933DE"/>
    <w:rsid w:val="006953AF"/>
    <w:rsid w:val="006957B0"/>
    <w:rsid w:val="00695937"/>
    <w:rsid w:val="00695E86"/>
    <w:rsid w:val="006977DE"/>
    <w:rsid w:val="006978BA"/>
    <w:rsid w:val="00697A03"/>
    <w:rsid w:val="006A0E22"/>
    <w:rsid w:val="006A1397"/>
    <w:rsid w:val="006A17F0"/>
    <w:rsid w:val="006A53E3"/>
    <w:rsid w:val="006A542A"/>
    <w:rsid w:val="006A6859"/>
    <w:rsid w:val="006A6952"/>
    <w:rsid w:val="006A6BFA"/>
    <w:rsid w:val="006A6E62"/>
    <w:rsid w:val="006A72CA"/>
    <w:rsid w:val="006A72E3"/>
    <w:rsid w:val="006A7D90"/>
    <w:rsid w:val="006B0CDC"/>
    <w:rsid w:val="006B180A"/>
    <w:rsid w:val="006B1925"/>
    <w:rsid w:val="006B242B"/>
    <w:rsid w:val="006B26A9"/>
    <w:rsid w:val="006B2A4D"/>
    <w:rsid w:val="006B4F99"/>
    <w:rsid w:val="006B50E6"/>
    <w:rsid w:val="006B61BA"/>
    <w:rsid w:val="006B646F"/>
    <w:rsid w:val="006B64D4"/>
    <w:rsid w:val="006B681E"/>
    <w:rsid w:val="006B6956"/>
    <w:rsid w:val="006B7DD6"/>
    <w:rsid w:val="006C0264"/>
    <w:rsid w:val="006C0433"/>
    <w:rsid w:val="006C070E"/>
    <w:rsid w:val="006C0C48"/>
    <w:rsid w:val="006C12D9"/>
    <w:rsid w:val="006C1332"/>
    <w:rsid w:val="006C2940"/>
    <w:rsid w:val="006C29EE"/>
    <w:rsid w:val="006C2B82"/>
    <w:rsid w:val="006C3663"/>
    <w:rsid w:val="006C3868"/>
    <w:rsid w:val="006C3A4D"/>
    <w:rsid w:val="006C4AD2"/>
    <w:rsid w:val="006C5248"/>
    <w:rsid w:val="006C59A7"/>
    <w:rsid w:val="006C5F12"/>
    <w:rsid w:val="006C5F6D"/>
    <w:rsid w:val="006C6407"/>
    <w:rsid w:val="006C7040"/>
    <w:rsid w:val="006C70F6"/>
    <w:rsid w:val="006C7581"/>
    <w:rsid w:val="006C7C78"/>
    <w:rsid w:val="006D0E37"/>
    <w:rsid w:val="006D1281"/>
    <w:rsid w:val="006D12CA"/>
    <w:rsid w:val="006D149A"/>
    <w:rsid w:val="006D2092"/>
    <w:rsid w:val="006D2C0A"/>
    <w:rsid w:val="006D303C"/>
    <w:rsid w:val="006D3FD2"/>
    <w:rsid w:val="006D4AC1"/>
    <w:rsid w:val="006D4FF9"/>
    <w:rsid w:val="006D5056"/>
    <w:rsid w:val="006D5B56"/>
    <w:rsid w:val="006D5D8E"/>
    <w:rsid w:val="006D5E8E"/>
    <w:rsid w:val="006D65D5"/>
    <w:rsid w:val="006D6700"/>
    <w:rsid w:val="006D68F2"/>
    <w:rsid w:val="006E0A7C"/>
    <w:rsid w:val="006E0CED"/>
    <w:rsid w:val="006E1C5E"/>
    <w:rsid w:val="006E28A2"/>
    <w:rsid w:val="006E4795"/>
    <w:rsid w:val="006E4ABF"/>
    <w:rsid w:val="006F0F7A"/>
    <w:rsid w:val="006F18A9"/>
    <w:rsid w:val="006F18D0"/>
    <w:rsid w:val="006F1EF8"/>
    <w:rsid w:val="006F23EB"/>
    <w:rsid w:val="006F2693"/>
    <w:rsid w:val="006F3A1C"/>
    <w:rsid w:val="006F4BA6"/>
    <w:rsid w:val="006F5DD0"/>
    <w:rsid w:val="006F7A6F"/>
    <w:rsid w:val="006F7E5B"/>
    <w:rsid w:val="007001EB"/>
    <w:rsid w:val="00700F43"/>
    <w:rsid w:val="007022AD"/>
    <w:rsid w:val="00703437"/>
    <w:rsid w:val="0070586E"/>
    <w:rsid w:val="00705D93"/>
    <w:rsid w:val="00706640"/>
    <w:rsid w:val="007069F2"/>
    <w:rsid w:val="00706FE3"/>
    <w:rsid w:val="00707167"/>
    <w:rsid w:val="00707375"/>
    <w:rsid w:val="00710BCB"/>
    <w:rsid w:val="00711125"/>
    <w:rsid w:val="00711E5A"/>
    <w:rsid w:val="0071215A"/>
    <w:rsid w:val="007128BD"/>
    <w:rsid w:val="0071303D"/>
    <w:rsid w:val="00713C0C"/>
    <w:rsid w:val="0071546C"/>
    <w:rsid w:val="00715CCD"/>
    <w:rsid w:val="00716310"/>
    <w:rsid w:val="00717212"/>
    <w:rsid w:val="0071790E"/>
    <w:rsid w:val="00720487"/>
    <w:rsid w:val="0072199D"/>
    <w:rsid w:val="007219FC"/>
    <w:rsid w:val="00722290"/>
    <w:rsid w:val="00725ABE"/>
    <w:rsid w:val="00725D1D"/>
    <w:rsid w:val="00725F62"/>
    <w:rsid w:val="007260EB"/>
    <w:rsid w:val="007263EC"/>
    <w:rsid w:val="007265AE"/>
    <w:rsid w:val="00730208"/>
    <w:rsid w:val="00730A79"/>
    <w:rsid w:val="0073138A"/>
    <w:rsid w:val="007324FD"/>
    <w:rsid w:val="00732870"/>
    <w:rsid w:val="00732B7B"/>
    <w:rsid w:val="00733265"/>
    <w:rsid w:val="00733D1E"/>
    <w:rsid w:val="00734375"/>
    <w:rsid w:val="00734637"/>
    <w:rsid w:val="007364D5"/>
    <w:rsid w:val="00736905"/>
    <w:rsid w:val="00737874"/>
    <w:rsid w:val="00740183"/>
    <w:rsid w:val="00740584"/>
    <w:rsid w:val="0074092C"/>
    <w:rsid w:val="00741803"/>
    <w:rsid w:val="0074208F"/>
    <w:rsid w:val="00742237"/>
    <w:rsid w:val="00743479"/>
    <w:rsid w:val="00743FCE"/>
    <w:rsid w:val="00744BCA"/>
    <w:rsid w:val="0075050A"/>
    <w:rsid w:val="00750C0B"/>
    <w:rsid w:val="00752512"/>
    <w:rsid w:val="007544DA"/>
    <w:rsid w:val="007544FC"/>
    <w:rsid w:val="007545E5"/>
    <w:rsid w:val="007558FC"/>
    <w:rsid w:val="007563F0"/>
    <w:rsid w:val="00756932"/>
    <w:rsid w:val="00756AF9"/>
    <w:rsid w:val="00756ED4"/>
    <w:rsid w:val="007571BE"/>
    <w:rsid w:val="007576E5"/>
    <w:rsid w:val="00757C23"/>
    <w:rsid w:val="0076119B"/>
    <w:rsid w:val="00761407"/>
    <w:rsid w:val="00761A7B"/>
    <w:rsid w:val="00761DC8"/>
    <w:rsid w:val="00764457"/>
    <w:rsid w:val="00764CED"/>
    <w:rsid w:val="00766179"/>
    <w:rsid w:val="007667D1"/>
    <w:rsid w:val="00766EF2"/>
    <w:rsid w:val="00770729"/>
    <w:rsid w:val="00770AEA"/>
    <w:rsid w:val="00770DB8"/>
    <w:rsid w:val="0077352C"/>
    <w:rsid w:val="007742D1"/>
    <w:rsid w:val="0077469B"/>
    <w:rsid w:val="00774A90"/>
    <w:rsid w:val="007759B8"/>
    <w:rsid w:val="00775D07"/>
    <w:rsid w:val="00776458"/>
    <w:rsid w:val="00777010"/>
    <w:rsid w:val="00777929"/>
    <w:rsid w:val="00777B32"/>
    <w:rsid w:val="007801B9"/>
    <w:rsid w:val="00780215"/>
    <w:rsid w:val="00780B90"/>
    <w:rsid w:val="00780F39"/>
    <w:rsid w:val="00781074"/>
    <w:rsid w:val="007815C2"/>
    <w:rsid w:val="00781867"/>
    <w:rsid w:val="00781F1B"/>
    <w:rsid w:val="00782BE6"/>
    <w:rsid w:val="00782EB8"/>
    <w:rsid w:val="00783171"/>
    <w:rsid w:val="00783B45"/>
    <w:rsid w:val="00783CC7"/>
    <w:rsid w:val="00784556"/>
    <w:rsid w:val="00785215"/>
    <w:rsid w:val="00786778"/>
    <w:rsid w:val="00786EAF"/>
    <w:rsid w:val="00787DB1"/>
    <w:rsid w:val="00790390"/>
    <w:rsid w:val="00790BC3"/>
    <w:rsid w:val="00791786"/>
    <w:rsid w:val="00791EF7"/>
    <w:rsid w:val="00794085"/>
    <w:rsid w:val="00794EBF"/>
    <w:rsid w:val="00795615"/>
    <w:rsid w:val="00795687"/>
    <w:rsid w:val="00795A23"/>
    <w:rsid w:val="00795D21"/>
    <w:rsid w:val="00796185"/>
    <w:rsid w:val="00796397"/>
    <w:rsid w:val="00796492"/>
    <w:rsid w:val="00796CDD"/>
    <w:rsid w:val="007A46FC"/>
    <w:rsid w:val="007A5ECC"/>
    <w:rsid w:val="007A6509"/>
    <w:rsid w:val="007A6C11"/>
    <w:rsid w:val="007A754D"/>
    <w:rsid w:val="007B0FE1"/>
    <w:rsid w:val="007B13FB"/>
    <w:rsid w:val="007B3A4F"/>
    <w:rsid w:val="007B3B48"/>
    <w:rsid w:val="007B46F9"/>
    <w:rsid w:val="007B4DDB"/>
    <w:rsid w:val="007B5DAB"/>
    <w:rsid w:val="007B5DD9"/>
    <w:rsid w:val="007B6711"/>
    <w:rsid w:val="007B6EB1"/>
    <w:rsid w:val="007B79DA"/>
    <w:rsid w:val="007B7A48"/>
    <w:rsid w:val="007C060F"/>
    <w:rsid w:val="007C0EA0"/>
    <w:rsid w:val="007C15EA"/>
    <w:rsid w:val="007C16A3"/>
    <w:rsid w:val="007C3008"/>
    <w:rsid w:val="007C32DD"/>
    <w:rsid w:val="007C3E56"/>
    <w:rsid w:val="007C42C6"/>
    <w:rsid w:val="007C61A0"/>
    <w:rsid w:val="007C6842"/>
    <w:rsid w:val="007C6F1D"/>
    <w:rsid w:val="007C754C"/>
    <w:rsid w:val="007C7DA0"/>
    <w:rsid w:val="007D18DE"/>
    <w:rsid w:val="007D2210"/>
    <w:rsid w:val="007D2298"/>
    <w:rsid w:val="007D25F3"/>
    <w:rsid w:val="007D3631"/>
    <w:rsid w:val="007D381E"/>
    <w:rsid w:val="007D3E67"/>
    <w:rsid w:val="007D4A0B"/>
    <w:rsid w:val="007D5C0B"/>
    <w:rsid w:val="007D5D05"/>
    <w:rsid w:val="007D6836"/>
    <w:rsid w:val="007D6BFD"/>
    <w:rsid w:val="007D72D5"/>
    <w:rsid w:val="007D7995"/>
    <w:rsid w:val="007E174D"/>
    <w:rsid w:val="007E1E56"/>
    <w:rsid w:val="007E3CC1"/>
    <w:rsid w:val="007E4085"/>
    <w:rsid w:val="007E4627"/>
    <w:rsid w:val="007E71C4"/>
    <w:rsid w:val="007E7640"/>
    <w:rsid w:val="007E7B0A"/>
    <w:rsid w:val="007F0402"/>
    <w:rsid w:val="007F097B"/>
    <w:rsid w:val="007F0B4E"/>
    <w:rsid w:val="007F2245"/>
    <w:rsid w:val="007F2D63"/>
    <w:rsid w:val="007F36EC"/>
    <w:rsid w:val="007F3AAF"/>
    <w:rsid w:val="007F3E38"/>
    <w:rsid w:val="007F4D31"/>
    <w:rsid w:val="007F51BC"/>
    <w:rsid w:val="007F58F0"/>
    <w:rsid w:val="007F5B30"/>
    <w:rsid w:val="007F65D0"/>
    <w:rsid w:val="007F7580"/>
    <w:rsid w:val="007F7CFD"/>
    <w:rsid w:val="00802ACE"/>
    <w:rsid w:val="00803727"/>
    <w:rsid w:val="008042F8"/>
    <w:rsid w:val="008059BA"/>
    <w:rsid w:val="00806915"/>
    <w:rsid w:val="00806DFD"/>
    <w:rsid w:val="00807513"/>
    <w:rsid w:val="00807C0D"/>
    <w:rsid w:val="008122DC"/>
    <w:rsid w:val="008137F8"/>
    <w:rsid w:val="00813A45"/>
    <w:rsid w:val="008140BD"/>
    <w:rsid w:val="00815466"/>
    <w:rsid w:val="00815B8F"/>
    <w:rsid w:val="008168B4"/>
    <w:rsid w:val="00816A74"/>
    <w:rsid w:val="00816C94"/>
    <w:rsid w:val="008170E4"/>
    <w:rsid w:val="00817F7C"/>
    <w:rsid w:val="008203D8"/>
    <w:rsid w:val="008211DD"/>
    <w:rsid w:val="00821854"/>
    <w:rsid w:val="00822FC5"/>
    <w:rsid w:val="00825058"/>
    <w:rsid w:val="00826611"/>
    <w:rsid w:val="00827417"/>
    <w:rsid w:val="00827DB8"/>
    <w:rsid w:val="008309FE"/>
    <w:rsid w:val="00831DA2"/>
    <w:rsid w:val="008322C4"/>
    <w:rsid w:val="00833E75"/>
    <w:rsid w:val="00834028"/>
    <w:rsid w:val="008346D9"/>
    <w:rsid w:val="008348E8"/>
    <w:rsid w:val="00834F6A"/>
    <w:rsid w:val="00835614"/>
    <w:rsid w:val="00837499"/>
    <w:rsid w:val="00837DB3"/>
    <w:rsid w:val="00837FB6"/>
    <w:rsid w:val="008419DE"/>
    <w:rsid w:val="00841AEC"/>
    <w:rsid w:val="00842083"/>
    <w:rsid w:val="00842217"/>
    <w:rsid w:val="00842DF9"/>
    <w:rsid w:val="00842E04"/>
    <w:rsid w:val="00843510"/>
    <w:rsid w:val="00843EA6"/>
    <w:rsid w:val="00844661"/>
    <w:rsid w:val="008447CA"/>
    <w:rsid w:val="008474DF"/>
    <w:rsid w:val="00847923"/>
    <w:rsid w:val="00847F00"/>
    <w:rsid w:val="0085050C"/>
    <w:rsid w:val="00851026"/>
    <w:rsid w:val="00851875"/>
    <w:rsid w:val="00851B0E"/>
    <w:rsid w:val="00851BB5"/>
    <w:rsid w:val="008521A8"/>
    <w:rsid w:val="0085221D"/>
    <w:rsid w:val="008535E9"/>
    <w:rsid w:val="00853F4D"/>
    <w:rsid w:val="00854D79"/>
    <w:rsid w:val="00856E0D"/>
    <w:rsid w:val="008577D0"/>
    <w:rsid w:val="00857AC4"/>
    <w:rsid w:val="0086139B"/>
    <w:rsid w:val="0086193C"/>
    <w:rsid w:val="00862B6E"/>
    <w:rsid w:val="00863257"/>
    <w:rsid w:val="008638D7"/>
    <w:rsid w:val="008641DD"/>
    <w:rsid w:val="00865A95"/>
    <w:rsid w:val="0086654F"/>
    <w:rsid w:val="008669EA"/>
    <w:rsid w:val="008670EA"/>
    <w:rsid w:val="00871B99"/>
    <w:rsid w:val="00873E0A"/>
    <w:rsid w:val="00873F34"/>
    <w:rsid w:val="00874852"/>
    <w:rsid w:val="00875CC4"/>
    <w:rsid w:val="00875D4F"/>
    <w:rsid w:val="00876286"/>
    <w:rsid w:val="00876726"/>
    <w:rsid w:val="00877ED6"/>
    <w:rsid w:val="00880B36"/>
    <w:rsid w:val="00881009"/>
    <w:rsid w:val="0088165E"/>
    <w:rsid w:val="0088315E"/>
    <w:rsid w:val="00884650"/>
    <w:rsid w:val="0088468F"/>
    <w:rsid w:val="00884A83"/>
    <w:rsid w:val="00885951"/>
    <w:rsid w:val="00885B31"/>
    <w:rsid w:val="00886064"/>
    <w:rsid w:val="0088727A"/>
    <w:rsid w:val="00887A07"/>
    <w:rsid w:val="0089006B"/>
    <w:rsid w:val="0089088A"/>
    <w:rsid w:val="00890D3A"/>
    <w:rsid w:val="0089121F"/>
    <w:rsid w:val="008923E0"/>
    <w:rsid w:val="008925B4"/>
    <w:rsid w:val="0089424F"/>
    <w:rsid w:val="008946AB"/>
    <w:rsid w:val="00896688"/>
    <w:rsid w:val="00896D84"/>
    <w:rsid w:val="0089796E"/>
    <w:rsid w:val="008A021D"/>
    <w:rsid w:val="008A247D"/>
    <w:rsid w:val="008A37F8"/>
    <w:rsid w:val="008A42D4"/>
    <w:rsid w:val="008A4449"/>
    <w:rsid w:val="008A531F"/>
    <w:rsid w:val="008A568C"/>
    <w:rsid w:val="008A5EB5"/>
    <w:rsid w:val="008A7B5D"/>
    <w:rsid w:val="008B1279"/>
    <w:rsid w:val="008B1282"/>
    <w:rsid w:val="008B2485"/>
    <w:rsid w:val="008B3546"/>
    <w:rsid w:val="008B3FE3"/>
    <w:rsid w:val="008B4674"/>
    <w:rsid w:val="008B5CBC"/>
    <w:rsid w:val="008B5E0A"/>
    <w:rsid w:val="008B6025"/>
    <w:rsid w:val="008B6A84"/>
    <w:rsid w:val="008C0843"/>
    <w:rsid w:val="008C1059"/>
    <w:rsid w:val="008C1E25"/>
    <w:rsid w:val="008C286C"/>
    <w:rsid w:val="008C3CF1"/>
    <w:rsid w:val="008C42AD"/>
    <w:rsid w:val="008C42C5"/>
    <w:rsid w:val="008C56D0"/>
    <w:rsid w:val="008C5B37"/>
    <w:rsid w:val="008C5F25"/>
    <w:rsid w:val="008C6A78"/>
    <w:rsid w:val="008C6D11"/>
    <w:rsid w:val="008C7EBD"/>
    <w:rsid w:val="008D331C"/>
    <w:rsid w:val="008D4961"/>
    <w:rsid w:val="008D5400"/>
    <w:rsid w:val="008D5AAD"/>
    <w:rsid w:val="008D5FA4"/>
    <w:rsid w:val="008D6B93"/>
    <w:rsid w:val="008E086D"/>
    <w:rsid w:val="008E10FA"/>
    <w:rsid w:val="008E17B2"/>
    <w:rsid w:val="008E1D78"/>
    <w:rsid w:val="008E2A40"/>
    <w:rsid w:val="008E325F"/>
    <w:rsid w:val="008E56A0"/>
    <w:rsid w:val="008E609D"/>
    <w:rsid w:val="008E60F5"/>
    <w:rsid w:val="008E7A9B"/>
    <w:rsid w:val="008E7C4B"/>
    <w:rsid w:val="008F0554"/>
    <w:rsid w:val="008F309A"/>
    <w:rsid w:val="008F4457"/>
    <w:rsid w:val="008F4961"/>
    <w:rsid w:val="008F4F4E"/>
    <w:rsid w:val="008F557A"/>
    <w:rsid w:val="008F5DFD"/>
    <w:rsid w:val="008F7857"/>
    <w:rsid w:val="008F78D3"/>
    <w:rsid w:val="0090115C"/>
    <w:rsid w:val="00901276"/>
    <w:rsid w:val="0090202B"/>
    <w:rsid w:val="00902502"/>
    <w:rsid w:val="00903999"/>
    <w:rsid w:val="00903A4F"/>
    <w:rsid w:val="00903AAC"/>
    <w:rsid w:val="00903E29"/>
    <w:rsid w:val="00905035"/>
    <w:rsid w:val="00905096"/>
    <w:rsid w:val="00905376"/>
    <w:rsid w:val="0090564B"/>
    <w:rsid w:val="00905CC2"/>
    <w:rsid w:val="009066CD"/>
    <w:rsid w:val="009067EB"/>
    <w:rsid w:val="00911F86"/>
    <w:rsid w:val="00913040"/>
    <w:rsid w:val="00913AF9"/>
    <w:rsid w:val="0091427C"/>
    <w:rsid w:val="00914A44"/>
    <w:rsid w:val="00914FC2"/>
    <w:rsid w:val="0091518E"/>
    <w:rsid w:val="009165B2"/>
    <w:rsid w:val="00916706"/>
    <w:rsid w:val="00916EB5"/>
    <w:rsid w:val="00917068"/>
    <w:rsid w:val="0091725C"/>
    <w:rsid w:val="00920062"/>
    <w:rsid w:val="009205C0"/>
    <w:rsid w:val="00921307"/>
    <w:rsid w:val="0092177F"/>
    <w:rsid w:val="00921CB5"/>
    <w:rsid w:val="00922E0F"/>
    <w:rsid w:val="00922F11"/>
    <w:rsid w:val="0092314A"/>
    <w:rsid w:val="00925D74"/>
    <w:rsid w:val="00927089"/>
    <w:rsid w:val="00931365"/>
    <w:rsid w:val="0093207E"/>
    <w:rsid w:val="009325E3"/>
    <w:rsid w:val="009326C5"/>
    <w:rsid w:val="00936681"/>
    <w:rsid w:val="0093797D"/>
    <w:rsid w:val="00937D46"/>
    <w:rsid w:val="0094126C"/>
    <w:rsid w:val="009413CD"/>
    <w:rsid w:val="009454D3"/>
    <w:rsid w:val="009454E8"/>
    <w:rsid w:val="009464DE"/>
    <w:rsid w:val="00947406"/>
    <w:rsid w:val="00947B75"/>
    <w:rsid w:val="00950143"/>
    <w:rsid w:val="00951369"/>
    <w:rsid w:val="00951856"/>
    <w:rsid w:val="009519E5"/>
    <w:rsid w:val="00951B0A"/>
    <w:rsid w:val="009522E8"/>
    <w:rsid w:val="00952A4D"/>
    <w:rsid w:val="00952E3A"/>
    <w:rsid w:val="00953E40"/>
    <w:rsid w:val="009541E7"/>
    <w:rsid w:val="00955738"/>
    <w:rsid w:val="00957122"/>
    <w:rsid w:val="0095725F"/>
    <w:rsid w:val="00957658"/>
    <w:rsid w:val="009600EE"/>
    <w:rsid w:val="00961ACD"/>
    <w:rsid w:val="009632E9"/>
    <w:rsid w:val="00963D60"/>
    <w:rsid w:val="0096601B"/>
    <w:rsid w:val="00966306"/>
    <w:rsid w:val="00966E84"/>
    <w:rsid w:val="0096759C"/>
    <w:rsid w:val="00972980"/>
    <w:rsid w:val="009739BA"/>
    <w:rsid w:val="00973CD7"/>
    <w:rsid w:val="00975531"/>
    <w:rsid w:val="00976AA7"/>
    <w:rsid w:val="00980E6B"/>
    <w:rsid w:val="009818EC"/>
    <w:rsid w:val="009823F6"/>
    <w:rsid w:val="00982EBC"/>
    <w:rsid w:val="0098379E"/>
    <w:rsid w:val="0098381F"/>
    <w:rsid w:val="0098512D"/>
    <w:rsid w:val="009860F7"/>
    <w:rsid w:val="00986DAE"/>
    <w:rsid w:val="009903AC"/>
    <w:rsid w:val="00990602"/>
    <w:rsid w:val="00990CBB"/>
    <w:rsid w:val="00992F06"/>
    <w:rsid w:val="00993085"/>
    <w:rsid w:val="0099316D"/>
    <w:rsid w:val="00994879"/>
    <w:rsid w:val="00994951"/>
    <w:rsid w:val="00994A05"/>
    <w:rsid w:val="00994E02"/>
    <w:rsid w:val="0099505D"/>
    <w:rsid w:val="009961FA"/>
    <w:rsid w:val="009966B9"/>
    <w:rsid w:val="00996737"/>
    <w:rsid w:val="00996CAD"/>
    <w:rsid w:val="009970C8"/>
    <w:rsid w:val="009A03EA"/>
    <w:rsid w:val="009A09D7"/>
    <w:rsid w:val="009A1507"/>
    <w:rsid w:val="009A2FD2"/>
    <w:rsid w:val="009A32E7"/>
    <w:rsid w:val="009A34D0"/>
    <w:rsid w:val="009A36B6"/>
    <w:rsid w:val="009A4029"/>
    <w:rsid w:val="009A5280"/>
    <w:rsid w:val="009A65A4"/>
    <w:rsid w:val="009A67F7"/>
    <w:rsid w:val="009A7F8F"/>
    <w:rsid w:val="009B242E"/>
    <w:rsid w:val="009B2EE6"/>
    <w:rsid w:val="009B3CFC"/>
    <w:rsid w:val="009B4263"/>
    <w:rsid w:val="009B442F"/>
    <w:rsid w:val="009B4ECD"/>
    <w:rsid w:val="009B53B0"/>
    <w:rsid w:val="009B6E33"/>
    <w:rsid w:val="009B7066"/>
    <w:rsid w:val="009B72A2"/>
    <w:rsid w:val="009C019F"/>
    <w:rsid w:val="009C0453"/>
    <w:rsid w:val="009C191B"/>
    <w:rsid w:val="009C1A5C"/>
    <w:rsid w:val="009C1F96"/>
    <w:rsid w:val="009C26A3"/>
    <w:rsid w:val="009C2739"/>
    <w:rsid w:val="009C28BA"/>
    <w:rsid w:val="009C36E3"/>
    <w:rsid w:val="009C3EF7"/>
    <w:rsid w:val="009C40CC"/>
    <w:rsid w:val="009C4FC1"/>
    <w:rsid w:val="009C58F4"/>
    <w:rsid w:val="009C61F7"/>
    <w:rsid w:val="009C704F"/>
    <w:rsid w:val="009C7630"/>
    <w:rsid w:val="009D182D"/>
    <w:rsid w:val="009D25A6"/>
    <w:rsid w:val="009D2B82"/>
    <w:rsid w:val="009D32C8"/>
    <w:rsid w:val="009D4076"/>
    <w:rsid w:val="009D4702"/>
    <w:rsid w:val="009D49A6"/>
    <w:rsid w:val="009D4BD5"/>
    <w:rsid w:val="009D4DFB"/>
    <w:rsid w:val="009D591B"/>
    <w:rsid w:val="009D6BCD"/>
    <w:rsid w:val="009D7179"/>
    <w:rsid w:val="009D71EB"/>
    <w:rsid w:val="009D7697"/>
    <w:rsid w:val="009D790C"/>
    <w:rsid w:val="009E01ED"/>
    <w:rsid w:val="009E0BD7"/>
    <w:rsid w:val="009E1422"/>
    <w:rsid w:val="009E156C"/>
    <w:rsid w:val="009E1C73"/>
    <w:rsid w:val="009E3EF4"/>
    <w:rsid w:val="009E4C1F"/>
    <w:rsid w:val="009E5838"/>
    <w:rsid w:val="009E587F"/>
    <w:rsid w:val="009E6088"/>
    <w:rsid w:val="009E6537"/>
    <w:rsid w:val="009E68DC"/>
    <w:rsid w:val="009E7BB0"/>
    <w:rsid w:val="009F0AB0"/>
    <w:rsid w:val="009F18B3"/>
    <w:rsid w:val="009F1E7B"/>
    <w:rsid w:val="009F27B4"/>
    <w:rsid w:val="009F347B"/>
    <w:rsid w:val="009F35B2"/>
    <w:rsid w:val="009F406A"/>
    <w:rsid w:val="009F4622"/>
    <w:rsid w:val="009F5F68"/>
    <w:rsid w:val="009F6247"/>
    <w:rsid w:val="009F714D"/>
    <w:rsid w:val="009F7936"/>
    <w:rsid w:val="00A00566"/>
    <w:rsid w:val="00A013A6"/>
    <w:rsid w:val="00A01402"/>
    <w:rsid w:val="00A02CDE"/>
    <w:rsid w:val="00A03618"/>
    <w:rsid w:val="00A03B57"/>
    <w:rsid w:val="00A0462B"/>
    <w:rsid w:val="00A04950"/>
    <w:rsid w:val="00A04CDC"/>
    <w:rsid w:val="00A04E51"/>
    <w:rsid w:val="00A05BFE"/>
    <w:rsid w:val="00A0695F"/>
    <w:rsid w:val="00A069C2"/>
    <w:rsid w:val="00A06D0A"/>
    <w:rsid w:val="00A0751F"/>
    <w:rsid w:val="00A0764C"/>
    <w:rsid w:val="00A076BC"/>
    <w:rsid w:val="00A11015"/>
    <w:rsid w:val="00A122A9"/>
    <w:rsid w:val="00A122D2"/>
    <w:rsid w:val="00A1351F"/>
    <w:rsid w:val="00A15D1F"/>
    <w:rsid w:val="00A169F2"/>
    <w:rsid w:val="00A16DE7"/>
    <w:rsid w:val="00A207E1"/>
    <w:rsid w:val="00A20BCF"/>
    <w:rsid w:val="00A21DDF"/>
    <w:rsid w:val="00A22329"/>
    <w:rsid w:val="00A22A8E"/>
    <w:rsid w:val="00A2349B"/>
    <w:rsid w:val="00A25B57"/>
    <w:rsid w:val="00A26063"/>
    <w:rsid w:val="00A274F6"/>
    <w:rsid w:val="00A27886"/>
    <w:rsid w:val="00A27A8D"/>
    <w:rsid w:val="00A27D85"/>
    <w:rsid w:val="00A313E2"/>
    <w:rsid w:val="00A318DB"/>
    <w:rsid w:val="00A3209F"/>
    <w:rsid w:val="00A325FD"/>
    <w:rsid w:val="00A32825"/>
    <w:rsid w:val="00A33193"/>
    <w:rsid w:val="00A33C37"/>
    <w:rsid w:val="00A33E2C"/>
    <w:rsid w:val="00A34682"/>
    <w:rsid w:val="00A34DCF"/>
    <w:rsid w:val="00A34F9C"/>
    <w:rsid w:val="00A35159"/>
    <w:rsid w:val="00A364FD"/>
    <w:rsid w:val="00A36DF4"/>
    <w:rsid w:val="00A3781D"/>
    <w:rsid w:val="00A379ED"/>
    <w:rsid w:val="00A40BA5"/>
    <w:rsid w:val="00A40DF9"/>
    <w:rsid w:val="00A413EE"/>
    <w:rsid w:val="00A41A50"/>
    <w:rsid w:val="00A41A80"/>
    <w:rsid w:val="00A429FC"/>
    <w:rsid w:val="00A42B1D"/>
    <w:rsid w:val="00A432D3"/>
    <w:rsid w:val="00A4568C"/>
    <w:rsid w:val="00A45713"/>
    <w:rsid w:val="00A4718C"/>
    <w:rsid w:val="00A50921"/>
    <w:rsid w:val="00A50B3E"/>
    <w:rsid w:val="00A517FB"/>
    <w:rsid w:val="00A51895"/>
    <w:rsid w:val="00A52D00"/>
    <w:rsid w:val="00A5369B"/>
    <w:rsid w:val="00A53ADC"/>
    <w:rsid w:val="00A55833"/>
    <w:rsid w:val="00A55CA9"/>
    <w:rsid w:val="00A55DC5"/>
    <w:rsid w:val="00A56A3C"/>
    <w:rsid w:val="00A57852"/>
    <w:rsid w:val="00A605E5"/>
    <w:rsid w:val="00A60FE4"/>
    <w:rsid w:val="00A61650"/>
    <w:rsid w:val="00A619A5"/>
    <w:rsid w:val="00A61B01"/>
    <w:rsid w:val="00A61FF5"/>
    <w:rsid w:val="00A61FFA"/>
    <w:rsid w:val="00A62397"/>
    <w:rsid w:val="00A62710"/>
    <w:rsid w:val="00A64ACC"/>
    <w:rsid w:val="00A64E84"/>
    <w:rsid w:val="00A67CB1"/>
    <w:rsid w:val="00A711CD"/>
    <w:rsid w:val="00A71642"/>
    <w:rsid w:val="00A718A8"/>
    <w:rsid w:val="00A72234"/>
    <w:rsid w:val="00A7242E"/>
    <w:rsid w:val="00A73227"/>
    <w:rsid w:val="00A73920"/>
    <w:rsid w:val="00A74885"/>
    <w:rsid w:val="00A74AB1"/>
    <w:rsid w:val="00A76F43"/>
    <w:rsid w:val="00A779DC"/>
    <w:rsid w:val="00A77ADB"/>
    <w:rsid w:val="00A77C9B"/>
    <w:rsid w:val="00A77EAF"/>
    <w:rsid w:val="00A81B5D"/>
    <w:rsid w:val="00A81EAA"/>
    <w:rsid w:val="00A825E1"/>
    <w:rsid w:val="00A825E3"/>
    <w:rsid w:val="00A827D9"/>
    <w:rsid w:val="00A82DD1"/>
    <w:rsid w:val="00A85A35"/>
    <w:rsid w:val="00A87FD5"/>
    <w:rsid w:val="00A9109C"/>
    <w:rsid w:val="00A91C72"/>
    <w:rsid w:val="00A9255C"/>
    <w:rsid w:val="00A938B1"/>
    <w:rsid w:val="00A93D95"/>
    <w:rsid w:val="00A9407A"/>
    <w:rsid w:val="00A95786"/>
    <w:rsid w:val="00A96463"/>
    <w:rsid w:val="00A969A6"/>
    <w:rsid w:val="00A97009"/>
    <w:rsid w:val="00A9715D"/>
    <w:rsid w:val="00A9747F"/>
    <w:rsid w:val="00A975C1"/>
    <w:rsid w:val="00A97974"/>
    <w:rsid w:val="00AA26BF"/>
    <w:rsid w:val="00AA2DF2"/>
    <w:rsid w:val="00AA3F14"/>
    <w:rsid w:val="00AA3F46"/>
    <w:rsid w:val="00AA4194"/>
    <w:rsid w:val="00AA5869"/>
    <w:rsid w:val="00AA5B0A"/>
    <w:rsid w:val="00AA64E8"/>
    <w:rsid w:val="00AA7338"/>
    <w:rsid w:val="00AB0762"/>
    <w:rsid w:val="00AB0AB8"/>
    <w:rsid w:val="00AB1064"/>
    <w:rsid w:val="00AB1076"/>
    <w:rsid w:val="00AB1499"/>
    <w:rsid w:val="00AB1931"/>
    <w:rsid w:val="00AB1A77"/>
    <w:rsid w:val="00AB1CDF"/>
    <w:rsid w:val="00AB2FF9"/>
    <w:rsid w:val="00AB3785"/>
    <w:rsid w:val="00AB4193"/>
    <w:rsid w:val="00AB47FD"/>
    <w:rsid w:val="00AB75C8"/>
    <w:rsid w:val="00AC0B26"/>
    <w:rsid w:val="00AC1311"/>
    <w:rsid w:val="00AC138C"/>
    <w:rsid w:val="00AC142B"/>
    <w:rsid w:val="00AC163F"/>
    <w:rsid w:val="00AC1939"/>
    <w:rsid w:val="00AC2938"/>
    <w:rsid w:val="00AC2FE4"/>
    <w:rsid w:val="00AC3191"/>
    <w:rsid w:val="00AC4AB2"/>
    <w:rsid w:val="00AC4C3B"/>
    <w:rsid w:val="00AC4DEE"/>
    <w:rsid w:val="00AC5651"/>
    <w:rsid w:val="00AC5F0C"/>
    <w:rsid w:val="00AC63AF"/>
    <w:rsid w:val="00AC63C9"/>
    <w:rsid w:val="00AD0688"/>
    <w:rsid w:val="00AD1891"/>
    <w:rsid w:val="00AD2BF3"/>
    <w:rsid w:val="00AD2D4A"/>
    <w:rsid w:val="00AD2F6E"/>
    <w:rsid w:val="00AD47A4"/>
    <w:rsid w:val="00AD5965"/>
    <w:rsid w:val="00AD6C58"/>
    <w:rsid w:val="00AE067A"/>
    <w:rsid w:val="00AE0D44"/>
    <w:rsid w:val="00AE0EC6"/>
    <w:rsid w:val="00AE0F45"/>
    <w:rsid w:val="00AE1EA0"/>
    <w:rsid w:val="00AE2887"/>
    <w:rsid w:val="00AE314A"/>
    <w:rsid w:val="00AE38F9"/>
    <w:rsid w:val="00AE3D86"/>
    <w:rsid w:val="00AE53F7"/>
    <w:rsid w:val="00AE6E25"/>
    <w:rsid w:val="00AF05A2"/>
    <w:rsid w:val="00AF0603"/>
    <w:rsid w:val="00AF0621"/>
    <w:rsid w:val="00AF0BD4"/>
    <w:rsid w:val="00AF0FB5"/>
    <w:rsid w:val="00AF131B"/>
    <w:rsid w:val="00AF21D8"/>
    <w:rsid w:val="00AF2287"/>
    <w:rsid w:val="00AF2290"/>
    <w:rsid w:val="00AF2A48"/>
    <w:rsid w:val="00AF2C73"/>
    <w:rsid w:val="00AF56BC"/>
    <w:rsid w:val="00AF5A64"/>
    <w:rsid w:val="00AF5BE5"/>
    <w:rsid w:val="00AF654A"/>
    <w:rsid w:val="00B010DC"/>
    <w:rsid w:val="00B014B7"/>
    <w:rsid w:val="00B03195"/>
    <w:rsid w:val="00B03992"/>
    <w:rsid w:val="00B04D87"/>
    <w:rsid w:val="00B06327"/>
    <w:rsid w:val="00B07F2B"/>
    <w:rsid w:val="00B1122B"/>
    <w:rsid w:val="00B12185"/>
    <w:rsid w:val="00B127C1"/>
    <w:rsid w:val="00B12B02"/>
    <w:rsid w:val="00B1600A"/>
    <w:rsid w:val="00B1612B"/>
    <w:rsid w:val="00B17EBA"/>
    <w:rsid w:val="00B211C1"/>
    <w:rsid w:val="00B219AA"/>
    <w:rsid w:val="00B21DB2"/>
    <w:rsid w:val="00B227C1"/>
    <w:rsid w:val="00B232A6"/>
    <w:rsid w:val="00B246CD"/>
    <w:rsid w:val="00B247DC"/>
    <w:rsid w:val="00B2570F"/>
    <w:rsid w:val="00B264CC"/>
    <w:rsid w:val="00B26770"/>
    <w:rsid w:val="00B272CB"/>
    <w:rsid w:val="00B3097D"/>
    <w:rsid w:val="00B30C00"/>
    <w:rsid w:val="00B33CF3"/>
    <w:rsid w:val="00B34328"/>
    <w:rsid w:val="00B36507"/>
    <w:rsid w:val="00B37144"/>
    <w:rsid w:val="00B372D2"/>
    <w:rsid w:val="00B37827"/>
    <w:rsid w:val="00B37923"/>
    <w:rsid w:val="00B37AD8"/>
    <w:rsid w:val="00B40330"/>
    <w:rsid w:val="00B40419"/>
    <w:rsid w:val="00B40C7C"/>
    <w:rsid w:val="00B41818"/>
    <w:rsid w:val="00B41F02"/>
    <w:rsid w:val="00B4207D"/>
    <w:rsid w:val="00B42171"/>
    <w:rsid w:val="00B42974"/>
    <w:rsid w:val="00B43F56"/>
    <w:rsid w:val="00B4450D"/>
    <w:rsid w:val="00B454CE"/>
    <w:rsid w:val="00B45573"/>
    <w:rsid w:val="00B46A69"/>
    <w:rsid w:val="00B46CA7"/>
    <w:rsid w:val="00B5022B"/>
    <w:rsid w:val="00B50890"/>
    <w:rsid w:val="00B52A2D"/>
    <w:rsid w:val="00B52D95"/>
    <w:rsid w:val="00B54697"/>
    <w:rsid w:val="00B54967"/>
    <w:rsid w:val="00B54FB4"/>
    <w:rsid w:val="00B54FD1"/>
    <w:rsid w:val="00B558C1"/>
    <w:rsid w:val="00B572A2"/>
    <w:rsid w:val="00B575B0"/>
    <w:rsid w:val="00B57BD4"/>
    <w:rsid w:val="00B60189"/>
    <w:rsid w:val="00B602F0"/>
    <w:rsid w:val="00B60E37"/>
    <w:rsid w:val="00B61CC3"/>
    <w:rsid w:val="00B61FC1"/>
    <w:rsid w:val="00B6248F"/>
    <w:rsid w:val="00B627F8"/>
    <w:rsid w:val="00B62921"/>
    <w:rsid w:val="00B62E7A"/>
    <w:rsid w:val="00B645DF"/>
    <w:rsid w:val="00B649F2"/>
    <w:rsid w:val="00B64CB5"/>
    <w:rsid w:val="00B65C92"/>
    <w:rsid w:val="00B66619"/>
    <w:rsid w:val="00B66A2A"/>
    <w:rsid w:val="00B67D75"/>
    <w:rsid w:val="00B67DB9"/>
    <w:rsid w:val="00B67EC7"/>
    <w:rsid w:val="00B7095F"/>
    <w:rsid w:val="00B7130D"/>
    <w:rsid w:val="00B72841"/>
    <w:rsid w:val="00B732B5"/>
    <w:rsid w:val="00B743A0"/>
    <w:rsid w:val="00B74762"/>
    <w:rsid w:val="00B74ECE"/>
    <w:rsid w:val="00B74ECF"/>
    <w:rsid w:val="00B75681"/>
    <w:rsid w:val="00B75CAD"/>
    <w:rsid w:val="00B77715"/>
    <w:rsid w:val="00B77D4A"/>
    <w:rsid w:val="00B77FAA"/>
    <w:rsid w:val="00B801A3"/>
    <w:rsid w:val="00B846B4"/>
    <w:rsid w:val="00B86FAD"/>
    <w:rsid w:val="00B91AC2"/>
    <w:rsid w:val="00B91B5B"/>
    <w:rsid w:val="00B92111"/>
    <w:rsid w:val="00B925AD"/>
    <w:rsid w:val="00B93064"/>
    <w:rsid w:val="00B94495"/>
    <w:rsid w:val="00B9460F"/>
    <w:rsid w:val="00B94DE0"/>
    <w:rsid w:val="00B96C3C"/>
    <w:rsid w:val="00B97632"/>
    <w:rsid w:val="00B976DA"/>
    <w:rsid w:val="00B979B4"/>
    <w:rsid w:val="00BA12AC"/>
    <w:rsid w:val="00BA3613"/>
    <w:rsid w:val="00BA3AB0"/>
    <w:rsid w:val="00BA3CA2"/>
    <w:rsid w:val="00BA3E1C"/>
    <w:rsid w:val="00BA40B6"/>
    <w:rsid w:val="00BA4B40"/>
    <w:rsid w:val="00BA615B"/>
    <w:rsid w:val="00BA67EA"/>
    <w:rsid w:val="00BA68F1"/>
    <w:rsid w:val="00BA7A19"/>
    <w:rsid w:val="00BB1297"/>
    <w:rsid w:val="00BB182B"/>
    <w:rsid w:val="00BB255A"/>
    <w:rsid w:val="00BB28DB"/>
    <w:rsid w:val="00BB33A6"/>
    <w:rsid w:val="00BB3BD7"/>
    <w:rsid w:val="00BB479C"/>
    <w:rsid w:val="00BB4B2F"/>
    <w:rsid w:val="00BB596B"/>
    <w:rsid w:val="00BB60F5"/>
    <w:rsid w:val="00BB6D6C"/>
    <w:rsid w:val="00BB7865"/>
    <w:rsid w:val="00BC0001"/>
    <w:rsid w:val="00BC172A"/>
    <w:rsid w:val="00BC1831"/>
    <w:rsid w:val="00BC31AA"/>
    <w:rsid w:val="00BC5DAF"/>
    <w:rsid w:val="00BC6061"/>
    <w:rsid w:val="00BC65A5"/>
    <w:rsid w:val="00BC7065"/>
    <w:rsid w:val="00BC7FC4"/>
    <w:rsid w:val="00BD27C7"/>
    <w:rsid w:val="00BD2C1F"/>
    <w:rsid w:val="00BD2FB5"/>
    <w:rsid w:val="00BD3A0B"/>
    <w:rsid w:val="00BD50FC"/>
    <w:rsid w:val="00BD78CD"/>
    <w:rsid w:val="00BE05EB"/>
    <w:rsid w:val="00BE16C1"/>
    <w:rsid w:val="00BE3426"/>
    <w:rsid w:val="00BE5CCB"/>
    <w:rsid w:val="00BE6DA4"/>
    <w:rsid w:val="00BE7037"/>
    <w:rsid w:val="00BE7184"/>
    <w:rsid w:val="00BF0124"/>
    <w:rsid w:val="00BF0CF7"/>
    <w:rsid w:val="00BF0DE1"/>
    <w:rsid w:val="00BF1392"/>
    <w:rsid w:val="00BF1965"/>
    <w:rsid w:val="00BF1D64"/>
    <w:rsid w:val="00BF346F"/>
    <w:rsid w:val="00BF3EE9"/>
    <w:rsid w:val="00BF5444"/>
    <w:rsid w:val="00BF59D1"/>
    <w:rsid w:val="00BF5F77"/>
    <w:rsid w:val="00BF6142"/>
    <w:rsid w:val="00BF6D8A"/>
    <w:rsid w:val="00BF78CE"/>
    <w:rsid w:val="00C0145B"/>
    <w:rsid w:val="00C01959"/>
    <w:rsid w:val="00C01B62"/>
    <w:rsid w:val="00C02A37"/>
    <w:rsid w:val="00C02FB2"/>
    <w:rsid w:val="00C03BB9"/>
    <w:rsid w:val="00C04288"/>
    <w:rsid w:val="00C0453C"/>
    <w:rsid w:val="00C06856"/>
    <w:rsid w:val="00C10C86"/>
    <w:rsid w:val="00C111D4"/>
    <w:rsid w:val="00C11434"/>
    <w:rsid w:val="00C11AD5"/>
    <w:rsid w:val="00C11F3D"/>
    <w:rsid w:val="00C11F49"/>
    <w:rsid w:val="00C1258C"/>
    <w:rsid w:val="00C12A78"/>
    <w:rsid w:val="00C14AA7"/>
    <w:rsid w:val="00C158D5"/>
    <w:rsid w:val="00C15C2E"/>
    <w:rsid w:val="00C15D13"/>
    <w:rsid w:val="00C17288"/>
    <w:rsid w:val="00C174AE"/>
    <w:rsid w:val="00C1755B"/>
    <w:rsid w:val="00C177C6"/>
    <w:rsid w:val="00C179D9"/>
    <w:rsid w:val="00C217C8"/>
    <w:rsid w:val="00C22D51"/>
    <w:rsid w:val="00C22F9C"/>
    <w:rsid w:val="00C24221"/>
    <w:rsid w:val="00C2557F"/>
    <w:rsid w:val="00C25614"/>
    <w:rsid w:val="00C2569C"/>
    <w:rsid w:val="00C257F8"/>
    <w:rsid w:val="00C2642E"/>
    <w:rsid w:val="00C2758B"/>
    <w:rsid w:val="00C32066"/>
    <w:rsid w:val="00C33D79"/>
    <w:rsid w:val="00C33E2F"/>
    <w:rsid w:val="00C34A3E"/>
    <w:rsid w:val="00C35290"/>
    <w:rsid w:val="00C35390"/>
    <w:rsid w:val="00C37AAD"/>
    <w:rsid w:val="00C40B53"/>
    <w:rsid w:val="00C410BD"/>
    <w:rsid w:val="00C41EFB"/>
    <w:rsid w:val="00C4308A"/>
    <w:rsid w:val="00C43A2D"/>
    <w:rsid w:val="00C43B53"/>
    <w:rsid w:val="00C442D4"/>
    <w:rsid w:val="00C45001"/>
    <w:rsid w:val="00C45038"/>
    <w:rsid w:val="00C45430"/>
    <w:rsid w:val="00C458E7"/>
    <w:rsid w:val="00C47C03"/>
    <w:rsid w:val="00C5047D"/>
    <w:rsid w:val="00C50A28"/>
    <w:rsid w:val="00C50F11"/>
    <w:rsid w:val="00C510C3"/>
    <w:rsid w:val="00C51534"/>
    <w:rsid w:val="00C51DB5"/>
    <w:rsid w:val="00C52456"/>
    <w:rsid w:val="00C52B14"/>
    <w:rsid w:val="00C543B7"/>
    <w:rsid w:val="00C54827"/>
    <w:rsid w:val="00C55608"/>
    <w:rsid w:val="00C558C1"/>
    <w:rsid w:val="00C57135"/>
    <w:rsid w:val="00C57756"/>
    <w:rsid w:val="00C57C26"/>
    <w:rsid w:val="00C6108F"/>
    <w:rsid w:val="00C61BC0"/>
    <w:rsid w:val="00C6352A"/>
    <w:rsid w:val="00C63DC5"/>
    <w:rsid w:val="00C64822"/>
    <w:rsid w:val="00C653B8"/>
    <w:rsid w:val="00C66394"/>
    <w:rsid w:val="00C66591"/>
    <w:rsid w:val="00C6693D"/>
    <w:rsid w:val="00C67620"/>
    <w:rsid w:val="00C67719"/>
    <w:rsid w:val="00C67F05"/>
    <w:rsid w:val="00C67F8F"/>
    <w:rsid w:val="00C7110C"/>
    <w:rsid w:val="00C7210A"/>
    <w:rsid w:val="00C72EFF"/>
    <w:rsid w:val="00C732D5"/>
    <w:rsid w:val="00C7353F"/>
    <w:rsid w:val="00C73FAD"/>
    <w:rsid w:val="00C75BA8"/>
    <w:rsid w:val="00C75D32"/>
    <w:rsid w:val="00C761FF"/>
    <w:rsid w:val="00C76CC9"/>
    <w:rsid w:val="00C77480"/>
    <w:rsid w:val="00C777BF"/>
    <w:rsid w:val="00C80C97"/>
    <w:rsid w:val="00C814E5"/>
    <w:rsid w:val="00C8195B"/>
    <w:rsid w:val="00C8268A"/>
    <w:rsid w:val="00C84343"/>
    <w:rsid w:val="00C86779"/>
    <w:rsid w:val="00C86F34"/>
    <w:rsid w:val="00C87930"/>
    <w:rsid w:val="00C90347"/>
    <w:rsid w:val="00C904DD"/>
    <w:rsid w:val="00C904EF"/>
    <w:rsid w:val="00C94329"/>
    <w:rsid w:val="00C9549A"/>
    <w:rsid w:val="00C96690"/>
    <w:rsid w:val="00C975F5"/>
    <w:rsid w:val="00CA0410"/>
    <w:rsid w:val="00CA066A"/>
    <w:rsid w:val="00CA1060"/>
    <w:rsid w:val="00CA292B"/>
    <w:rsid w:val="00CA5F12"/>
    <w:rsid w:val="00CA5FC8"/>
    <w:rsid w:val="00CA7A4B"/>
    <w:rsid w:val="00CB195C"/>
    <w:rsid w:val="00CB1A42"/>
    <w:rsid w:val="00CB2176"/>
    <w:rsid w:val="00CB228D"/>
    <w:rsid w:val="00CB2724"/>
    <w:rsid w:val="00CB2CC9"/>
    <w:rsid w:val="00CB3BC9"/>
    <w:rsid w:val="00CB3D83"/>
    <w:rsid w:val="00CB4336"/>
    <w:rsid w:val="00CB4A02"/>
    <w:rsid w:val="00CB4BD5"/>
    <w:rsid w:val="00CB70BA"/>
    <w:rsid w:val="00CB7B17"/>
    <w:rsid w:val="00CB7E25"/>
    <w:rsid w:val="00CC0FC7"/>
    <w:rsid w:val="00CC172E"/>
    <w:rsid w:val="00CC21FF"/>
    <w:rsid w:val="00CC29D3"/>
    <w:rsid w:val="00CC35EC"/>
    <w:rsid w:val="00CC4801"/>
    <w:rsid w:val="00CC5E40"/>
    <w:rsid w:val="00CC5E87"/>
    <w:rsid w:val="00CC6030"/>
    <w:rsid w:val="00CC61DC"/>
    <w:rsid w:val="00CC6C8A"/>
    <w:rsid w:val="00CC75E6"/>
    <w:rsid w:val="00CC75F9"/>
    <w:rsid w:val="00CD0577"/>
    <w:rsid w:val="00CD1A82"/>
    <w:rsid w:val="00CD2344"/>
    <w:rsid w:val="00CD2657"/>
    <w:rsid w:val="00CD29F1"/>
    <w:rsid w:val="00CD2A83"/>
    <w:rsid w:val="00CD34AC"/>
    <w:rsid w:val="00CD4666"/>
    <w:rsid w:val="00CD4EB9"/>
    <w:rsid w:val="00CD53C0"/>
    <w:rsid w:val="00CD6326"/>
    <w:rsid w:val="00CD6335"/>
    <w:rsid w:val="00CE04E0"/>
    <w:rsid w:val="00CE0A37"/>
    <w:rsid w:val="00CE1371"/>
    <w:rsid w:val="00CE15C8"/>
    <w:rsid w:val="00CE1D11"/>
    <w:rsid w:val="00CE1EE7"/>
    <w:rsid w:val="00CE375E"/>
    <w:rsid w:val="00CE51B0"/>
    <w:rsid w:val="00CE651F"/>
    <w:rsid w:val="00CE68B3"/>
    <w:rsid w:val="00CE6983"/>
    <w:rsid w:val="00CE7502"/>
    <w:rsid w:val="00CE7610"/>
    <w:rsid w:val="00CE76C2"/>
    <w:rsid w:val="00CF10BF"/>
    <w:rsid w:val="00CF1AB8"/>
    <w:rsid w:val="00CF389E"/>
    <w:rsid w:val="00CF3ED4"/>
    <w:rsid w:val="00CF7B83"/>
    <w:rsid w:val="00CF7E64"/>
    <w:rsid w:val="00D003E2"/>
    <w:rsid w:val="00D0243B"/>
    <w:rsid w:val="00D02870"/>
    <w:rsid w:val="00D02C7F"/>
    <w:rsid w:val="00D02DCC"/>
    <w:rsid w:val="00D0388B"/>
    <w:rsid w:val="00D038FD"/>
    <w:rsid w:val="00D057A4"/>
    <w:rsid w:val="00D077DA"/>
    <w:rsid w:val="00D108BA"/>
    <w:rsid w:val="00D119C9"/>
    <w:rsid w:val="00D119F3"/>
    <w:rsid w:val="00D11AF9"/>
    <w:rsid w:val="00D11D78"/>
    <w:rsid w:val="00D12067"/>
    <w:rsid w:val="00D12678"/>
    <w:rsid w:val="00D12A89"/>
    <w:rsid w:val="00D1475D"/>
    <w:rsid w:val="00D147A0"/>
    <w:rsid w:val="00D14C4C"/>
    <w:rsid w:val="00D1593D"/>
    <w:rsid w:val="00D159F9"/>
    <w:rsid w:val="00D15F9F"/>
    <w:rsid w:val="00D16234"/>
    <w:rsid w:val="00D163CB"/>
    <w:rsid w:val="00D16565"/>
    <w:rsid w:val="00D1700C"/>
    <w:rsid w:val="00D172FC"/>
    <w:rsid w:val="00D17BDA"/>
    <w:rsid w:val="00D2109C"/>
    <w:rsid w:val="00D22B9E"/>
    <w:rsid w:val="00D2351F"/>
    <w:rsid w:val="00D23BC2"/>
    <w:rsid w:val="00D23D06"/>
    <w:rsid w:val="00D24F9D"/>
    <w:rsid w:val="00D25DFB"/>
    <w:rsid w:val="00D26145"/>
    <w:rsid w:val="00D26649"/>
    <w:rsid w:val="00D27B52"/>
    <w:rsid w:val="00D317F2"/>
    <w:rsid w:val="00D31A20"/>
    <w:rsid w:val="00D3378E"/>
    <w:rsid w:val="00D34CBA"/>
    <w:rsid w:val="00D35699"/>
    <w:rsid w:val="00D37765"/>
    <w:rsid w:val="00D40870"/>
    <w:rsid w:val="00D41C1A"/>
    <w:rsid w:val="00D42D9A"/>
    <w:rsid w:val="00D43706"/>
    <w:rsid w:val="00D43D75"/>
    <w:rsid w:val="00D44079"/>
    <w:rsid w:val="00D4518B"/>
    <w:rsid w:val="00D4571F"/>
    <w:rsid w:val="00D46D92"/>
    <w:rsid w:val="00D47282"/>
    <w:rsid w:val="00D47A4C"/>
    <w:rsid w:val="00D47CF5"/>
    <w:rsid w:val="00D47FB9"/>
    <w:rsid w:val="00D50C47"/>
    <w:rsid w:val="00D50D9C"/>
    <w:rsid w:val="00D51861"/>
    <w:rsid w:val="00D51A38"/>
    <w:rsid w:val="00D51A7F"/>
    <w:rsid w:val="00D526FE"/>
    <w:rsid w:val="00D53605"/>
    <w:rsid w:val="00D5432E"/>
    <w:rsid w:val="00D5557A"/>
    <w:rsid w:val="00D56B80"/>
    <w:rsid w:val="00D572EE"/>
    <w:rsid w:val="00D577A8"/>
    <w:rsid w:val="00D57AC7"/>
    <w:rsid w:val="00D60080"/>
    <w:rsid w:val="00D609BC"/>
    <w:rsid w:val="00D60C7E"/>
    <w:rsid w:val="00D60DB6"/>
    <w:rsid w:val="00D628B5"/>
    <w:rsid w:val="00D6315E"/>
    <w:rsid w:val="00D64BBE"/>
    <w:rsid w:val="00D64C1F"/>
    <w:rsid w:val="00D64C45"/>
    <w:rsid w:val="00D6702A"/>
    <w:rsid w:val="00D673BD"/>
    <w:rsid w:val="00D67600"/>
    <w:rsid w:val="00D70889"/>
    <w:rsid w:val="00D7097B"/>
    <w:rsid w:val="00D70C51"/>
    <w:rsid w:val="00D70C78"/>
    <w:rsid w:val="00D717B7"/>
    <w:rsid w:val="00D71E59"/>
    <w:rsid w:val="00D724E7"/>
    <w:rsid w:val="00D72DF7"/>
    <w:rsid w:val="00D72ED3"/>
    <w:rsid w:val="00D73720"/>
    <w:rsid w:val="00D742EB"/>
    <w:rsid w:val="00D74D3A"/>
    <w:rsid w:val="00D7573C"/>
    <w:rsid w:val="00D75C20"/>
    <w:rsid w:val="00D75D03"/>
    <w:rsid w:val="00D7686E"/>
    <w:rsid w:val="00D77DB2"/>
    <w:rsid w:val="00D77F5B"/>
    <w:rsid w:val="00D8000A"/>
    <w:rsid w:val="00D80086"/>
    <w:rsid w:val="00D81EC8"/>
    <w:rsid w:val="00D824CC"/>
    <w:rsid w:val="00D82630"/>
    <w:rsid w:val="00D82DC0"/>
    <w:rsid w:val="00D84EF4"/>
    <w:rsid w:val="00D850A5"/>
    <w:rsid w:val="00D9093C"/>
    <w:rsid w:val="00D90A6A"/>
    <w:rsid w:val="00D917E6"/>
    <w:rsid w:val="00D9318C"/>
    <w:rsid w:val="00D93BC7"/>
    <w:rsid w:val="00D95055"/>
    <w:rsid w:val="00D950C9"/>
    <w:rsid w:val="00D9547B"/>
    <w:rsid w:val="00D9674C"/>
    <w:rsid w:val="00DA1291"/>
    <w:rsid w:val="00DA2FF8"/>
    <w:rsid w:val="00DA5E73"/>
    <w:rsid w:val="00DA6C4E"/>
    <w:rsid w:val="00DA6C8D"/>
    <w:rsid w:val="00DA70FA"/>
    <w:rsid w:val="00DA7113"/>
    <w:rsid w:val="00DA71BA"/>
    <w:rsid w:val="00DA788C"/>
    <w:rsid w:val="00DB0263"/>
    <w:rsid w:val="00DB02B6"/>
    <w:rsid w:val="00DB1B31"/>
    <w:rsid w:val="00DB1D17"/>
    <w:rsid w:val="00DB2ADE"/>
    <w:rsid w:val="00DB2ECF"/>
    <w:rsid w:val="00DB3945"/>
    <w:rsid w:val="00DB3C76"/>
    <w:rsid w:val="00DB48E0"/>
    <w:rsid w:val="00DB5374"/>
    <w:rsid w:val="00DB54C1"/>
    <w:rsid w:val="00DB6954"/>
    <w:rsid w:val="00DB69B3"/>
    <w:rsid w:val="00DC00D7"/>
    <w:rsid w:val="00DC1E57"/>
    <w:rsid w:val="00DC2D42"/>
    <w:rsid w:val="00DC332E"/>
    <w:rsid w:val="00DC56E4"/>
    <w:rsid w:val="00DC5B4C"/>
    <w:rsid w:val="00DC67B2"/>
    <w:rsid w:val="00DC7013"/>
    <w:rsid w:val="00DC7036"/>
    <w:rsid w:val="00DD056A"/>
    <w:rsid w:val="00DD0B42"/>
    <w:rsid w:val="00DD11B7"/>
    <w:rsid w:val="00DD145D"/>
    <w:rsid w:val="00DD1710"/>
    <w:rsid w:val="00DD1954"/>
    <w:rsid w:val="00DD1B0E"/>
    <w:rsid w:val="00DD1DA2"/>
    <w:rsid w:val="00DD1FDE"/>
    <w:rsid w:val="00DD2D2F"/>
    <w:rsid w:val="00DD2F50"/>
    <w:rsid w:val="00DD36CC"/>
    <w:rsid w:val="00DD3A99"/>
    <w:rsid w:val="00DD43A9"/>
    <w:rsid w:val="00DD4A05"/>
    <w:rsid w:val="00DD67E9"/>
    <w:rsid w:val="00DD7081"/>
    <w:rsid w:val="00DD7516"/>
    <w:rsid w:val="00DD7637"/>
    <w:rsid w:val="00DD787D"/>
    <w:rsid w:val="00DD7DBD"/>
    <w:rsid w:val="00DE1053"/>
    <w:rsid w:val="00DE11D5"/>
    <w:rsid w:val="00DE1554"/>
    <w:rsid w:val="00DE1966"/>
    <w:rsid w:val="00DE2560"/>
    <w:rsid w:val="00DE25FF"/>
    <w:rsid w:val="00DE3D1D"/>
    <w:rsid w:val="00DE5E02"/>
    <w:rsid w:val="00DE6866"/>
    <w:rsid w:val="00DF08EB"/>
    <w:rsid w:val="00DF0D1E"/>
    <w:rsid w:val="00DF1739"/>
    <w:rsid w:val="00DF375A"/>
    <w:rsid w:val="00DF47F0"/>
    <w:rsid w:val="00DF4E01"/>
    <w:rsid w:val="00DF5834"/>
    <w:rsid w:val="00DF59E6"/>
    <w:rsid w:val="00DF6879"/>
    <w:rsid w:val="00DF6C10"/>
    <w:rsid w:val="00DF7025"/>
    <w:rsid w:val="00E00C3C"/>
    <w:rsid w:val="00E0236F"/>
    <w:rsid w:val="00E02CD0"/>
    <w:rsid w:val="00E03A2E"/>
    <w:rsid w:val="00E03B28"/>
    <w:rsid w:val="00E03F97"/>
    <w:rsid w:val="00E044D4"/>
    <w:rsid w:val="00E05087"/>
    <w:rsid w:val="00E05B71"/>
    <w:rsid w:val="00E063CE"/>
    <w:rsid w:val="00E06524"/>
    <w:rsid w:val="00E12232"/>
    <w:rsid w:val="00E127F5"/>
    <w:rsid w:val="00E14198"/>
    <w:rsid w:val="00E1439D"/>
    <w:rsid w:val="00E143D5"/>
    <w:rsid w:val="00E160A6"/>
    <w:rsid w:val="00E16414"/>
    <w:rsid w:val="00E16C19"/>
    <w:rsid w:val="00E20395"/>
    <w:rsid w:val="00E203A7"/>
    <w:rsid w:val="00E20A7C"/>
    <w:rsid w:val="00E21894"/>
    <w:rsid w:val="00E21B6A"/>
    <w:rsid w:val="00E21D6E"/>
    <w:rsid w:val="00E21EAD"/>
    <w:rsid w:val="00E2306A"/>
    <w:rsid w:val="00E23634"/>
    <w:rsid w:val="00E24040"/>
    <w:rsid w:val="00E25B75"/>
    <w:rsid w:val="00E26CA3"/>
    <w:rsid w:val="00E26F79"/>
    <w:rsid w:val="00E27EBA"/>
    <w:rsid w:val="00E3070C"/>
    <w:rsid w:val="00E31CE6"/>
    <w:rsid w:val="00E32AB7"/>
    <w:rsid w:val="00E33F3C"/>
    <w:rsid w:val="00E34A6A"/>
    <w:rsid w:val="00E34C3C"/>
    <w:rsid w:val="00E3563C"/>
    <w:rsid w:val="00E35E5D"/>
    <w:rsid w:val="00E417A5"/>
    <w:rsid w:val="00E41FD5"/>
    <w:rsid w:val="00E43E34"/>
    <w:rsid w:val="00E45C95"/>
    <w:rsid w:val="00E46902"/>
    <w:rsid w:val="00E4786E"/>
    <w:rsid w:val="00E523F6"/>
    <w:rsid w:val="00E5248D"/>
    <w:rsid w:val="00E526B7"/>
    <w:rsid w:val="00E53F79"/>
    <w:rsid w:val="00E5487F"/>
    <w:rsid w:val="00E54F59"/>
    <w:rsid w:val="00E54F7E"/>
    <w:rsid w:val="00E557CD"/>
    <w:rsid w:val="00E55A13"/>
    <w:rsid w:val="00E55D9B"/>
    <w:rsid w:val="00E56897"/>
    <w:rsid w:val="00E56EFD"/>
    <w:rsid w:val="00E5754D"/>
    <w:rsid w:val="00E57CF3"/>
    <w:rsid w:val="00E6108C"/>
    <w:rsid w:val="00E63001"/>
    <w:rsid w:val="00E638DE"/>
    <w:rsid w:val="00E66EEB"/>
    <w:rsid w:val="00E674A3"/>
    <w:rsid w:val="00E70D1F"/>
    <w:rsid w:val="00E732B0"/>
    <w:rsid w:val="00E73B6A"/>
    <w:rsid w:val="00E73BFD"/>
    <w:rsid w:val="00E74711"/>
    <w:rsid w:val="00E7477B"/>
    <w:rsid w:val="00E747D9"/>
    <w:rsid w:val="00E7513A"/>
    <w:rsid w:val="00E75B66"/>
    <w:rsid w:val="00E77326"/>
    <w:rsid w:val="00E77A03"/>
    <w:rsid w:val="00E803FC"/>
    <w:rsid w:val="00E81A24"/>
    <w:rsid w:val="00E81D0A"/>
    <w:rsid w:val="00E8210C"/>
    <w:rsid w:val="00E825EB"/>
    <w:rsid w:val="00E82A1F"/>
    <w:rsid w:val="00E82FC2"/>
    <w:rsid w:val="00E83A71"/>
    <w:rsid w:val="00E840F0"/>
    <w:rsid w:val="00E847BA"/>
    <w:rsid w:val="00E84EFE"/>
    <w:rsid w:val="00E85004"/>
    <w:rsid w:val="00E856B5"/>
    <w:rsid w:val="00E8638C"/>
    <w:rsid w:val="00E868DC"/>
    <w:rsid w:val="00E86FC6"/>
    <w:rsid w:val="00E870E7"/>
    <w:rsid w:val="00E8717D"/>
    <w:rsid w:val="00E87690"/>
    <w:rsid w:val="00E912C7"/>
    <w:rsid w:val="00E915CA"/>
    <w:rsid w:val="00E91818"/>
    <w:rsid w:val="00E9183D"/>
    <w:rsid w:val="00E920C8"/>
    <w:rsid w:val="00E92EC5"/>
    <w:rsid w:val="00E9314E"/>
    <w:rsid w:val="00E933B0"/>
    <w:rsid w:val="00E94471"/>
    <w:rsid w:val="00E951A3"/>
    <w:rsid w:val="00E95BC2"/>
    <w:rsid w:val="00E965E3"/>
    <w:rsid w:val="00E966DB"/>
    <w:rsid w:val="00E96780"/>
    <w:rsid w:val="00E97109"/>
    <w:rsid w:val="00E973C6"/>
    <w:rsid w:val="00EA0EA7"/>
    <w:rsid w:val="00EA1DBE"/>
    <w:rsid w:val="00EA3982"/>
    <w:rsid w:val="00EA493D"/>
    <w:rsid w:val="00EA5424"/>
    <w:rsid w:val="00EA5896"/>
    <w:rsid w:val="00EA5D81"/>
    <w:rsid w:val="00EA5DB1"/>
    <w:rsid w:val="00EA629F"/>
    <w:rsid w:val="00EA7B3A"/>
    <w:rsid w:val="00EB0A79"/>
    <w:rsid w:val="00EB1FF7"/>
    <w:rsid w:val="00EB2784"/>
    <w:rsid w:val="00EB2A72"/>
    <w:rsid w:val="00EB3228"/>
    <w:rsid w:val="00EB3D12"/>
    <w:rsid w:val="00EB4DAA"/>
    <w:rsid w:val="00EB5732"/>
    <w:rsid w:val="00EB6421"/>
    <w:rsid w:val="00EB6C1A"/>
    <w:rsid w:val="00EC0453"/>
    <w:rsid w:val="00EC05BF"/>
    <w:rsid w:val="00EC08DD"/>
    <w:rsid w:val="00EC0A1C"/>
    <w:rsid w:val="00EC18CE"/>
    <w:rsid w:val="00EC2222"/>
    <w:rsid w:val="00EC2679"/>
    <w:rsid w:val="00EC2F69"/>
    <w:rsid w:val="00EC3A68"/>
    <w:rsid w:val="00EC3BDC"/>
    <w:rsid w:val="00EC4F27"/>
    <w:rsid w:val="00EC53CF"/>
    <w:rsid w:val="00EC5E96"/>
    <w:rsid w:val="00EC7704"/>
    <w:rsid w:val="00EC779F"/>
    <w:rsid w:val="00EC7B17"/>
    <w:rsid w:val="00ED2004"/>
    <w:rsid w:val="00ED4C11"/>
    <w:rsid w:val="00ED526F"/>
    <w:rsid w:val="00ED6AF0"/>
    <w:rsid w:val="00EE3464"/>
    <w:rsid w:val="00EE3617"/>
    <w:rsid w:val="00EE47AF"/>
    <w:rsid w:val="00EE594A"/>
    <w:rsid w:val="00EE6D29"/>
    <w:rsid w:val="00EF09FD"/>
    <w:rsid w:val="00EF1368"/>
    <w:rsid w:val="00EF4F48"/>
    <w:rsid w:val="00EF52B5"/>
    <w:rsid w:val="00EF5549"/>
    <w:rsid w:val="00EF558A"/>
    <w:rsid w:val="00EF76DA"/>
    <w:rsid w:val="00F022B4"/>
    <w:rsid w:val="00F038AF"/>
    <w:rsid w:val="00F0590A"/>
    <w:rsid w:val="00F067A9"/>
    <w:rsid w:val="00F07017"/>
    <w:rsid w:val="00F073C9"/>
    <w:rsid w:val="00F07557"/>
    <w:rsid w:val="00F075DD"/>
    <w:rsid w:val="00F07D78"/>
    <w:rsid w:val="00F10030"/>
    <w:rsid w:val="00F10314"/>
    <w:rsid w:val="00F1071E"/>
    <w:rsid w:val="00F10D82"/>
    <w:rsid w:val="00F119BC"/>
    <w:rsid w:val="00F12FCF"/>
    <w:rsid w:val="00F13A36"/>
    <w:rsid w:val="00F13D0F"/>
    <w:rsid w:val="00F14C76"/>
    <w:rsid w:val="00F151FA"/>
    <w:rsid w:val="00F157CE"/>
    <w:rsid w:val="00F1597C"/>
    <w:rsid w:val="00F1649F"/>
    <w:rsid w:val="00F16ABF"/>
    <w:rsid w:val="00F20533"/>
    <w:rsid w:val="00F2079D"/>
    <w:rsid w:val="00F20A98"/>
    <w:rsid w:val="00F20FC5"/>
    <w:rsid w:val="00F21528"/>
    <w:rsid w:val="00F2205E"/>
    <w:rsid w:val="00F22210"/>
    <w:rsid w:val="00F24D9F"/>
    <w:rsid w:val="00F25B3F"/>
    <w:rsid w:val="00F26141"/>
    <w:rsid w:val="00F26C89"/>
    <w:rsid w:val="00F27BE8"/>
    <w:rsid w:val="00F27FFE"/>
    <w:rsid w:val="00F31ACD"/>
    <w:rsid w:val="00F32334"/>
    <w:rsid w:val="00F335D0"/>
    <w:rsid w:val="00F35448"/>
    <w:rsid w:val="00F37062"/>
    <w:rsid w:val="00F37CF2"/>
    <w:rsid w:val="00F400FA"/>
    <w:rsid w:val="00F40A45"/>
    <w:rsid w:val="00F40B88"/>
    <w:rsid w:val="00F40D51"/>
    <w:rsid w:val="00F40E7A"/>
    <w:rsid w:val="00F40E8E"/>
    <w:rsid w:val="00F418B5"/>
    <w:rsid w:val="00F41AC0"/>
    <w:rsid w:val="00F426AC"/>
    <w:rsid w:val="00F42DB1"/>
    <w:rsid w:val="00F44010"/>
    <w:rsid w:val="00F44AE6"/>
    <w:rsid w:val="00F455EE"/>
    <w:rsid w:val="00F45A5A"/>
    <w:rsid w:val="00F45CC2"/>
    <w:rsid w:val="00F46739"/>
    <w:rsid w:val="00F46772"/>
    <w:rsid w:val="00F46F5A"/>
    <w:rsid w:val="00F46FFA"/>
    <w:rsid w:val="00F504ED"/>
    <w:rsid w:val="00F5164D"/>
    <w:rsid w:val="00F51821"/>
    <w:rsid w:val="00F518BD"/>
    <w:rsid w:val="00F51E32"/>
    <w:rsid w:val="00F526E3"/>
    <w:rsid w:val="00F5332A"/>
    <w:rsid w:val="00F53734"/>
    <w:rsid w:val="00F5420F"/>
    <w:rsid w:val="00F544D6"/>
    <w:rsid w:val="00F5516B"/>
    <w:rsid w:val="00F55558"/>
    <w:rsid w:val="00F56E11"/>
    <w:rsid w:val="00F570FA"/>
    <w:rsid w:val="00F60053"/>
    <w:rsid w:val="00F60668"/>
    <w:rsid w:val="00F607DA"/>
    <w:rsid w:val="00F60C17"/>
    <w:rsid w:val="00F650ED"/>
    <w:rsid w:val="00F652F1"/>
    <w:rsid w:val="00F65478"/>
    <w:rsid w:val="00F65675"/>
    <w:rsid w:val="00F66DAF"/>
    <w:rsid w:val="00F67618"/>
    <w:rsid w:val="00F706AD"/>
    <w:rsid w:val="00F707AA"/>
    <w:rsid w:val="00F715E9"/>
    <w:rsid w:val="00F71B6B"/>
    <w:rsid w:val="00F71E3E"/>
    <w:rsid w:val="00F729FB"/>
    <w:rsid w:val="00F72B6D"/>
    <w:rsid w:val="00F73CA3"/>
    <w:rsid w:val="00F74607"/>
    <w:rsid w:val="00F748F4"/>
    <w:rsid w:val="00F75940"/>
    <w:rsid w:val="00F75BF8"/>
    <w:rsid w:val="00F7628B"/>
    <w:rsid w:val="00F766FC"/>
    <w:rsid w:val="00F76F73"/>
    <w:rsid w:val="00F770FD"/>
    <w:rsid w:val="00F809E9"/>
    <w:rsid w:val="00F80DEA"/>
    <w:rsid w:val="00F80DFD"/>
    <w:rsid w:val="00F835AF"/>
    <w:rsid w:val="00F84736"/>
    <w:rsid w:val="00F8565C"/>
    <w:rsid w:val="00F85DD6"/>
    <w:rsid w:val="00F862C7"/>
    <w:rsid w:val="00F87350"/>
    <w:rsid w:val="00F91788"/>
    <w:rsid w:val="00F91C7D"/>
    <w:rsid w:val="00F92059"/>
    <w:rsid w:val="00F92ABA"/>
    <w:rsid w:val="00F93A71"/>
    <w:rsid w:val="00F93BDE"/>
    <w:rsid w:val="00F93F21"/>
    <w:rsid w:val="00F940BF"/>
    <w:rsid w:val="00F94FF0"/>
    <w:rsid w:val="00F95924"/>
    <w:rsid w:val="00F9598D"/>
    <w:rsid w:val="00F95BC1"/>
    <w:rsid w:val="00F97381"/>
    <w:rsid w:val="00F975E4"/>
    <w:rsid w:val="00FA000E"/>
    <w:rsid w:val="00FA2E5C"/>
    <w:rsid w:val="00FA33DE"/>
    <w:rsid w:val="00FA3B44"/>
    <w:rsid w:val="00FA58F7"/>
    <w:rsid w:val="00FA5F0B"/>
    <w:rsid w:val="00FA6269"/>
    <w:rsid w:val="00FA6571"/>
    <w:rsid w:val="00FB0955"/>
    <w:rsid w:val="00FB0EDC"/>
    <w:rsid w:val="00FB10F7"/>
    <w:rsid w:val="00FB23B0"/>
    <w:rsid w:val="00FB2455"/>
    <w:rsid w:val="00FB4F29"/>
    <w:rsid w:val="00FB4F9F"/>
    <w:rsid w:val="00FB69B4"/>
    <w:rsid w:val="00FB7C62"/>
    <w:rsid w:val="00FB7CC6"/>
    <w:rsid w:val="00FC0237"/>
    <w:rsid w:val="00FC03DE"/>
    <w:rsid w:val="00FC0474"/>
    <w:rsid w:val="00FC27A8"/>
    <w:rsid w:val="00FC2F3C"/>
    <w:rsid w:val="00FC4149"/>
    <w:rsid w:val="00FC41DA"/>
    <w:rsid w:val="00FC49BC"/>
    <w:rsid w:val="00FC49BD"/>
    <w:rsid w:val="00FC4B0E"/>
    <w:rsid w:val="00FC5EDC"/>
    <w:rsid w:val="00FC6460"/>
    <w:rsid w:val="00FC64A5"/>
    <w:rsid w:val="00FC6603"/>
    <w:rsid w:val="00FC7706"/>
    <w:rsid w:val="00FD0270"/>
    <w:rsid w:val="00FD0473"/>
    <w:rsid w:val="00FD0FF9"/>
    <w:rsid w:val="00FD16BF"/>
    <w:rsid w:val="00FD1861"/>
    <w:rsid w:val="00FD1F38"/>
    <w:rsid w:val="00FD2CCB"/>
    <w:rsid w:val="00FD376E"/>
    <w:rsid w:val="00FD4277"/>
    <w:rsid w:val="00FD5201"/>
    <w:rsid w:val="00FD52D6"/>
    <w:rsid w:val="00FD640D"/>
    <w:rsid w:val="00FD651B"/>
    <w:rsid w:val="00FD7AD8"/>
    <w:rsid w:val="00FD7E02"/>
    <w:rsid w:val="00FD7E99"/>
    <w:rsid w:val="00FE16E5"/>
    <w:rsid w:val="00FE190C"/>
    <w:rsid w:val="00FE27CB"/>
    <w:rsid w:val="00FE3493"/>
    <w:rsid w:val="00FE3AFA"/>
    <w:rsid w:val="00FE3E48"/>
    <w:rsid w:val="00FE5081"/>
    <w:rsid w:val="00FE5AAF"/>
    <w:rsid w:val="00FE5CCA"/>
    <w:rsid w:val="00FE6CC6"/>
    <w:rsid w:val="00FE7C18"/>
    <w:rsid w:val="00FF0161"/>
    <w:rsid w:val="00FF0200"/>
    <w:rsid w:val="00FF3408"/>
    <w:rsid w:val="00FF4165"/>
    <w:rsid w:val="00FF42C3"/>
    <w:rsid w:val="00FF483D"/>
    <w:rsid w:val="00FF4848"/>
    <w:rsid w:val="00FF514B"/>
    <w:rsid w:val="00FF5318"/>
    <w:rsid w:val="00FF5BA1"/>
    <w:rsid w:val="00FF71F4"/>
    <w:rsid w:val="3F3A9149"/>
    <w:rsid w:val="7B23832A"/>
    <w:rsid w:val="7F9D5E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B132E70"/>
  <w15:docId w15:val="{C37ED80D-8673-4534-B07C-66A43796E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Cs w:val="24"/>
    </w:rPr>
  </w:style>
  <w:style w:type="paragraph" w:styleId="Heading1">
    <w:name w:val="heading 1"/>
    <w:basedOn w:val="Normal"/>
    <w:next w:val="Body1"/>
    <w:qFormat/>
    <w:pPr>
      <w:keepNext/>
      <w:pageBreakBefore/>
      <w:numPr>
        <w:numId w:val="8"/>
      </w:numPr>
      <w:spacing w:before="240" w:after="60"/>
      <w:outlineLvl w:val="0"/>
    </w:pPr>
    <w:rPr>
      <w:rFonts w:ascii="Arial" w:hAnsi="Arial"/>
      <w:b/>
      <w:kern w:val="28"/>
      <w:sz w:val="32"/>
      <w:szCs w:val="32"/>
    </w:rPr>
  </w:style>
  <w:style w:type="paragraph" w:styleId="Heading2">
    <w:name w:val="heading 2"/>
    <w:basedOn w:val="Normal"/>
    <w:next w:val="Body1"/>
    <w:link w:val="Heading2Char2"/>
    <w:qFormat/>
    <w:pPr>
      <w:keepNext/>
      <w:numPr>
        <w:ilvl w:val="1"/>
        <w:numId w:val="8"/>
      </w:numPr>
      <w:spacing w:before="240" w:after="60"/>
      <w:outlineLvl w:val="1"/>
    </w:pPr>
    <w:rPr>
      <w:rFonts w:ascii="Arial" w:hAnsi="Arial"/>
      <w:b/>
      <w:sz w:val="28"/>
      <w:szCs w:val="28"/>
    </w:rPr>
  </w:style>
  <w:style w:type="paragraph" w:styleId="Heading3">
    <w:name w:val="heading 3"/>
    <w:basedOn w:val="Normal"/>
    <w:next w:val="Body1"/>
    <w:link w:val="Heading3Char2"/>
    <w:qFormat/>
    <w:pPr>
      <w:keepNext/>
      <w:numPr>
        <w:ilvl w:val="2"/>
        <w:numId w:val="8"/>
      </w:numPr>
      <w:spacing w:before="240" w:after="60"/>
      <w:outlineLvl w:val="2"/>
    </w:pPr>
    <w:rPr>
      <w:rFonts w:ascii="Arial" w:hAnsi="Arial"/>
      <w:b/>
      <w:sz w:val="24"/>
    </w:rPr>
  </w:style>
  <w:style w:type="paragraph" w:styleId="Heading4">
    <w:name w:val="heading 4"/>
    <w:basedOn w:val="Normal"/>
    <w:next w:val="Body1"/>
    <w:qFormat/>
    <w:pPr>
      <w:keepNext/>
      <w:numPr>
        <w:ilvl w:val="3"/>
        <w:numId w:val="8"/>
      </w:numPr>
      <w:spacing w:before="240" w:after="60"/>
      <w:outlineLvl w:val="3"/>
    </w:pPr>
    <w:rPr>
      <w:rFonts w:ascii="Arial" w:hAnsi="Arial"/>
      <w:b/>
      <w:sz w:val="22"/>
    </w:rPr>
  </w:style>
  <w:style w:type="paragraph" w:styleId="Heading5">
    <w:name w:val="heading 5"/>
    <w:basedOn w:val="Normal"/>
    <w:next w:val="Body1"/>
    <w:qFormat/>
    <w:pPr>
      <w:numPr>
        <w:ilvl w:val="4"/>
        <w:numId w:val="8"/>
      </w:numPr>
      <w:spacing w:before="240" w:after="60"/>
      <w:outlineLvl w:val="4"/>
    </w:pPr>
    <w:rPr>
      <w:rFonts w:ascii="Arial" w:hAnsi="Arial"/>
      <w:b/>
      <w:szCs w:val="20"/>
    </w:rPr>
  </w:style>
  <w:style w:type="paragraph" w:styleId="Heading6">
    <w:name w:val="heading 6"/>
    <w:basedOn w:val="Normal"/>
    <w:next w:val="Body1"/>
    <w:qFormat/>
    <w:pPr>
      <w:numPr>
        <w:ilvl w:val="5"/>
        <w:numId w:val="8"/>
      </w:numPr>
      <w:spacing w:before="240" w:after="60"/>
      <w:outlineLvl w:val="5"/>
    </w:pPr>
    <w:rPr>
      <w:i/>
    </w:rPr>
  </w:style>
  <w:style w:type="paragraph" w:styleId="Heading7">
    <w:name w:val="heading 7"/>
    <w:basedOn w:val="Normal"/>
    <w:next w:val="Body1"/>
    <w:qFormat/>
    <w:pPr>
      <w:numPr>
        <w:ilvl w:val="6"/>
        <w:numId w:val="8"/>
      </w:numPr>
      <w:spacing w:before="240" w:after="60"/>
      <w:outlineLvl w:val="6"/>
    </w:pPr>
    <w:rPr>
      <w:rFonts w:ascii="Arial" w:hAnsi="Arial"/>
      <w:b/>
      <w:sz w:val="16"/>
    </w:rPr>
  </w:style>
  <w:style w:type="paragraph" w:styleId="Heading8">
    <w:name w:val="heading 8"/>
    <w:basedOn w:val="Normal"/>
    <w:next w:val="Body1"/>
    <w:qFormat/>
    <w:pPr>
      <w:numPr>
        <w:ilvl w:val="7"/>
        <w:numId w:val="8"/>
      </w:numPr>
      <w:spacing w:before="240" w:after="60"/>
      <w:outlineLvl w:val="7"/>
    </w:pPr>
    <w:rPr>
      <w:rFonts w:ascii="Arial" w:hAnsi="Arial"/>
      <w:i/>
      <w:sz w:val="16"/>
    </w:rPr>
  </w:style>
  <w:style w:type="paragraph" w:styleId="Heading9">
    <w:name w:val="heading 9"/>
    <w:basedOn w:val="Normal"/>
    <w:next w:val="Body1"/>
    <w:qFormat/>
    <w:pPr>
      <w:numPr>
        <w:ilvl w:val="8"/>
        <w:numId w:val="8"/>
      </w:numPr>
      <w:spacing w:before="240" w:after="60"/>
      <w:outlineLvl w:val="8"/>
    </w:pPr>
    <w:rPr>
      <w:rFonts w:ascii="Arial" w:hAnsi="Arial"/>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A03B57"/>
    <w:pPr>
      <w:tabs>
        <w:tab w:val="center" w:pos="4320"/>
        <w:tab w:val="right" w:pos="8640"/>
      </w:tabs>
    </w:pPr>
    <w:rPr>
      <w:rFonts w:ascii="Tms Rmn" w:hAnsi="Tms Rmn"/>
    </w:rPr>
  </w:style>
  <w:style w:type="character" w:styleId="PageNumber">
    <w:name w:val="page number"/>
    <w:basedOn w:val="DefaultParagraphFont"/>
  </w:style>
  <w:style w:type="paragraph" w:styleId="Header">
    <w:name w:val="header"/>
    <w:basedOn w:val="Normal"/>
    <w:pPr>
      <w:tabs>
        <w:tab w:val="center" w:pos="4320"/>
        <w:tab w:val="right" w:pos="8640"/>
      </w:tabs>
    </w:pPr>
  </w:style>
  <w:style w:type="paragraph" w:styleId="BodyText3">
    <w:name w:val="Body Text 3"/>
    <w:basedOn w:val="Normal"/>
    <w:pPr>
      <w:autoSpaceDE w:val="0"/>
      <w:autoSpaceDN w:val="0"/>
      <w:adjustRightInd w:val="0"/>
    </w:pPr>
    <w:rPr>
      <w:rFonts w:ascii="Courier New" w:hAnsi="Courier New" w:cs="Courier New"/>
      <w:szCs w:val="20"/>
    </w:rPr>
  </w:style>
  <w:style w:type="character" w:styleId="Hyperlink">
    <w:name w:val="Hyperlink"/>
    <w:uiPriority w:val="99"/>
    <w:rPr>
      <w:color w:val="0000FF"/>
      <w:u w:val="single"/>
    </w:rPr>
  </w:style>
  <w:style w:type="paragraph" w:styleId="BodyTextIndent">
    <w:name w:val="Body Text Indent"/>
    <w:basedOn w:val="Normal"/>
    <w:pPr>
      <w:ind w:left="360"/>
    </w:pPr>
  </w:style>
  <w:style w:type="paragraph" w:styleId="FootnoteText">
    <w:name w:val="footnote text"/>
    <w:basedOn w:val="Normal"/>
  </w:style>
  <w:style w:type="character" w:styleId="FootnoteReference">
    <w:name w:val="footnote reference"/>
    <w:rPr>
      <w:vertAlign w:val="superscript"/>
    </w:rPr>
  </w:style>
  <w:style w:type="paragraph" w:styleId="BodyTextIndent2">
    <w:name w:val="Body Text Indent 2"/>
    <w:basedOn w:val="Normal"/>
    <w:pPr>
      <w:ind w:left="360"/>
    </w:pPr>
    <w:rPr>
      <w:sz w:val="24"/>
    </w:rPr>
  </w:style>
  <w:style w:type="paragraph" w:styleId="BodyTextIndent3">
    <w:name w:val="Body Text Indent 3"/>
    <w:basedOn w:val="Normal"/>
    <w:pPr>
      <w:tabs>
        <w:tab w:val="left" w:pos="720"/>
      </w:tabs>
      <w:ind w:left="540"/>
    </w:pPr>
  </w:style>
  <w:style w:type="paragraph" w:customStyle="1" w:styleId="BodyAgilent">
    <w:name w:val="Body Agilent"/>
    <w:basedOn w:val="Normal"/>
    <w:pPr>
      <w:spacing w:line="260" w:lineRule="exact"/>
    </w:pPr>
    <w:rPr>
      <w:rFonts w:ascii="AgltCentITC TT" w:hAnsi="AgltCentITC TT"/>
      <w:szCs w:val="20"/>
    </w:rPr>
  </w:style>
  <w:style w:type="paragraph" w:styleId="BodyText">
    <w:name w:val="Body Text"/>
    <w:basedOn w:val="Normal"/>
    <w:link w:val="BodyTextChar"/>
    <w:pPr>
      <w:autoSpaceDE w:val="0"/>
      <w:autoSpaceDN w:val="0"/>
      <w:adjustRightInd w:val="0"/>
    </w:pPr>
  </w:style>
  <w:style w:type="paragraph" w:styleId="DocumentMap">
    <w:name w:val="Document Map"/>
    <w:basedOn w:val="Normal"/>
    <w:semiHidden/>
    <w:pPr>
      <w:shd w:val="clear" w:color="auto" w:fill="000080"/>
    </w:pPr>
    <w:rPr>
      <w:rFonts w:ascii="Tahoma" w:hAnsi="Tahoma" w:cs="Tms Rmn"/>
    </w:rPr>
  </w:style>
  <w:style w:type="paragraph" w:styleId="BalloonText">
    <w:name w:val="Balloon Text"/>
    <w:basedOn w:val="Normal"/>
    <w:semiHidden/>
    <w:rPr>
      <w:rFonts w:ascii="Tahoma" w:hAnsi="Tahoma" w:cs="Tms Rmn"/>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eading4Char">
    <w:name w:val="Heading 4 Char"/>
    <w:rPr>
      <w:b/>
      <w:bCs/>
      <w:noProof w:val="0"/>
      <w:sz w:val="24"/>
      <w:szCs w:val="24"/>
      <w:lang w:val="en-US" w:eastAsia="en-US" w:bidi="ar-SA"/>
    </w:rPr>
  </w:style>
  <w:style w:type="paragraph" w:styleId="BodyText2">
    <w:name w:val="Body Text 2"/>
    <w:basedOn w:val="Normal"/>
    <w:pPr>
      <w:spacing w:before="100" w:beforeAutospacing="1" w:after="100" w:afterAutospacing="1"/>
      <w:ind w:left="360" w:firstLine="360"/>
    </w:pPr>
    <w:rPr>
      <w:sz w:val="21"/>
    </w:rPr>
  </w:style>
  <w:style w:type="paragraph" w:customStyle="1" w:styleId="StyleHeading3NotItalic">
    <w:name w:val="Style Heading 3 + Not Italic"/>
    <w:basedOn w:val="Heading3"/>
    <w:pPr>
      <w:numPr>
        <w:ilvl w:val="0"/>
        <w:numId w:val="0"/>
      </w:numPr>
      <w:tabs>
        <w:tab w:val="num" w:pos="720"/>
      </w:tabs>
      <w:spacing w:before="120"/>
      <w:ind w:left="720" w:hanging="720"/>
    </w:pPr>
    <w:rPr>
      <w:color w:val="000000"/>
      <w:sz w:val="20"/>
      <w:szCs w:val="20"/>
    </w:rPr>
  </w:style>
  <w:style w:type="paragraph" w:styleId="Caption">
    <w:name w:val="caption"/>
    <w:aliases w:val="LXI"/>
    <w:basedOn w:val="Normal"/>
    <w:next w:val="Normal"/>
    <w:qFormat/>
    <w:rsid w:val="003C3684"/>
    <w:pPr>
      <w:spacing w:before="120" w:after="120"/>
    </w:pPr>
    <w:rPr>
      <w:b/>
      <w:sz w:val="18"/>
      <w:szCs w:val="18"/>
    </w:rPr>
  </w:style>
  <w:style w:type="paragraph" w:styleId="TOC4">
    <w:name w:val="toc 4"/>
    <w:autoRedefine/>
    <w:uiPriority w:val="39"/>
    <w:pPr>
      <w:ind w:left="600"/>
    </w:pPr>
    <w:rPr>
      <w:sz w:val="18"/>
      <w:szCs w:val="18"/>
    </w:rPr>
  </w:style>
  <w:style w:type="paragraph" w:styleId="TOC1">
    <w:name w:val="toc 1"/>
    <w:next w:val="TOC2"/>
    <w:autoRedefine/>
    <w:uiPriority w:val="39"/>
    <w:rsid w:val="00453AA5"/>
    <w:pPr>
      <w:tabs>
        <w:tab w:val="left" w:pos="400"/>
        <w:tab w:val="right" w:leader="dot" w:pos="8630"/>
      </w:tabs>
      <w:spacing w:before="120" w:after="120"/>
    </w:pPr>
    <w:rPr>
      <w:b/>
      <w:bCs/>
      <w:caps/>
    </w:rPr>
  </w:style>
  <w:style w:type="character" w:styleId="Emphasis">
    <w:name w:val="Emphasis"/>
    <w:qFormat/>
    <w:rPr>
      <w:i/>
      <w:iCs/>
    </w:rPr>
  </w:style>
  <w:style w:type="paragraph" w:customStyle="1" w:styleId="LXIColumnHeader">
    <w:name w:val="LXI Column Header"/>
    <w:basedOn w:val="Normal"/>
    <w:link w:val="LXIColumnHeaderChar"/>
    <w:rsid w:val="00B014B7"/>
    <w:pPr>
      <w:jc w:val="center"/>
    </w:pPr>
    <w:rPr>
      <w:b/>
      <w:bCs/>
      <w:szCs w:val="20"/>
    </w:rPr>
  </w:style>
  <w:style w:type="paragraph" w:customStyle="1" w:styleId="BodyText2Rule">
    <w:name w:val="Body Text 2 Rule"/>
    <w:basedOn w:val="BodyText2"/>
    <w:pPr>
      <w:ind w:left="1080" w:hanging="360"/>
    </w:pPr>
    <w:rPr>
      <w:b/>
    </w:rPr>
  </w:style>
  <w:style w:type="paragraph" w:customStyle="1" w:styleId="StyleHeading312ptBoldNotItalicAuto">
    <w:name w:val="Style Heading 3 + 12 pt Bold Not Italic Auto"/>
    <w:basedOn w:val="Heading3"/>
    <w:pPr>
      <w:numPr>
        <w:numId w:val="1"/>
      </w:numPr>
      <w:spacing w:before="120"/>
    </w:pPr>
    <w:rPr>
      <w:bCs/>
      <w:szCs w:val="20"/>
    </w:rPr>
  </w:style>
  <w:style w:type="character" w:customStyle="1" w:styleId="Heading3Char">
    <w:name w:val="Heading 3 Char"/>
    <w:rPr>
      <w:b/>
      <w:bCs/>
      <w:i/>
      <w:iCs/>
      <w:noProof w:val="0"/>
      <w:color w:val="000000"/>
      <w:lang w:val="en-US" w:eastAsia="en-US" w:bidi="ar-SA"/>
    </w:rPr>
  </w:style>
  <w:style w:type="character" w:customStyle="1" w:styleId="StyleHeading3NotItalicChar">
    <w:name w:val="Style Heading 3 + Not Italic Char"/>
    <w:rPr>
      <w:b/>
      <w:bCs/>
      <w:i/>
      <w:iCs/>
      <w:noProof w:val="0"/>
      <w:color w:val="000000"/>
      <w:lang w:val="en-US" w:eastAsia="en-US" w:bidi="ar-SA"/>
    </w:rPr>
  </w:style>
  <w:style w:type="paragraph" w:customStyle="1" w:styleId="StyleHeading3">
    <w:name w:val="Style Heading 3"/>
    <w:basedOn w:val="StyleHeading3NotItalic"/>
    <w:next w:val="BodyText3"/>
    <w:pPr>
      <w:tabs>
        <w:tab w:val="clear" w:pos="720"/>
        <w:tab w:val="num" w:pos="1170"/>
      </w:tabs>
      <w:ind w:left="1170" w:hanging="810"/>
    </w:pPr>
    <w:rPr>
      <w:bCs/>
      <w:sz w:val="24"/>
      <w:szCs w:val="24"/>
    </w:rPr>
  </w:style>
  <w:style w:type="character" w:customStyle="1" w:styleId="StyleHeading3Char">
    <w:name w:val="Style Heading 3 Char"/>
    <w:rPr>
      <w:b/>
      <w:bCs/>
      <w:i/>
      <w:iCs/>
      <w:noProof w:val="0"/>
      <w:color w:val="000000"/>
      <w:sz w:val="24"/>
      <w:szCs w:val="24"/>
      <w:lang w:val="en-US" w:eastAsia="en-US" w:bidi="ar-SA"/>
    </w:rPr>
  </w:style>
  <w:style w:type="paragraph" w:customStyle="1" w:styleId="BodyText4">
    <w:name w:val="Body Text 4"/>
    <w:basedOn w:val="BodyText3"/>
    <w:pPr>
      <w:keepNext/>
      <w:autoSpaceDE/>
      <w:autoSpaceDN/>
      <w:adjustRightInd/>
      <w:ind w:left="1440" w:firstLine="360"/>
      <w:outlineLvl w:val="3"/>
    </w:pPr>
    <w:rPr>
      <w:rFonts w:ascii="Times New Roman" w:hAnsi="Times New Roman" w:cs="Times New Roman"/>
      <w:bCs/>
      <w:sz w:val="21"/>
      <w:szCs w:val="21"/>
    </w:rPr>
  </w:style>
  <w:style w:type="paragraph" w:customStyle="1" w:styleId="BodyText4Rule">
    <w:name w:val="Body Text 4 Rule"/>
    <w:basedOn w:val="BodyText4"/>
    <w:pPr>
      <w:ind w:left="1800" w:hanging="360"/>
    </w:pPr>
  </w:style>
  <w:style w:type="paragraph" w:styleId="CommentText">
    <w:name w:val="annotation text"/>
    <w:basedOn w:val="Normal"/>
    <w:link w:val="CommentTextChar"/>
    <w:semiHidden/>
    <w:rPr>
      <w:szCs w:val="20"/>
    </w:rPr>
  </w:style>
  <w:style w:type="paragraph" w:styleId="CommentSubject">
    <w:name w:val="annotation subject"/>
    <w:basedOn w:val="CommentText"/>
    <w:next w:val="CommentText"/>
    <w:semiHidden/>
    <w:rPr>
      <w:b/>
      <w:bCs/>
    </w:rPr>
  </w:style>
  <w:style w:type="paragraph" w:styleId="TOC2">
    <w:name w:val="toc 2"/>
    <w:basedOn w:val="Normal"/>
    <w:next w:val="Normal"/>
    <w:autoRedefine/>
    <w:uiPriority w:val="39"/>
    <w:rsid w:val="00453AA5"/>
    <w:pPr>
      <w:tabs>
        <w:tab w:val="left" w:pos="800"/>
        <w:tab w:val="right" w:leader="dot" w:pos="8630"/>
      </w:tabs>
      <w:ind w:left="200"/>
    </w:pPr>
    <w:rPr>
      <w:smallCaps/>
      <w:szCs w:val="20"/>
    </w:rPr>
  </w:style>
  <w:style w:type="paragraph" w:styleId="TOC3">
    <w:name w:val="toc 3"/>
    <w:autoRedefine/>
    <w:uiPriority w:val="39"/>
    <w:pPr>
      <w:ind w:left="400"/>
    </w:pPr>
    <w:rPr>
      <w:iCs/>
    </w:r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C5">
    <w:name w:val="toc 5"/>
    <w:autoRedefine/>
    <w:uiPriority w:val="39"/>
    <w:pPr>
      <w:ind w:left="800"/>
    </w:pPr>
    <w:rPr>
      <w:sz w:val="18"/>
      <w:szCs w:val="18"/>
    </w:rPr>
  </w:style>
  <w:style w:type="paragraph" w:styleId="TOC6">
    <w:name w:val="toc 6"/>
    <w:autoRedefine/>
    <w:uiPriority w:val="39"/>
    <w:pPr>
      <w:ind w:left="1000"/>
    </w:pPr>
    <w:rPr>
      <w:sz w:val="18"/>
      <w:szCs w:val="18"/>
    </w:rPr>
  </w:style>
  <w:style w:type="paragraph" w:styleId="TOC7">
    <w:name w:val="toc 7"/>
    <w:basedOn w:val="Normal"/>
    <w:next w:val="Normal"/>
    <w:autoRedefine/>
    <w:uiPriority w:val="39"/>
    <w:pPr>
      <w:ind w:left="1200"/>
    </w:pPr>
    <w:rPr>
      <w:sz w:val="18"/>
      <w:szCs w:val="18"/>
    </w:rPr>
  </w:style>
  <w:style w:type="paragraph" w:styleId="TOC8">
    <w:name w:val="toc 8"/>
    <w:basedOn w:val="Normal"/>
    <w:next w:val="Normal"/>
    <w:autoRedefine/>
    <w:uiPriority w:val="39"/>
    <w:pPr>
      <w:ind w:left="1400"/>
    </w:pPr>
    <w:rPr>
      <w:sz w:val="18"/>
      <w:szCs w:val="18"/>
    </w:rPr>
  </w:style>
  <w:style w:type="paragraph" w:styleId="TOC9">
    <w:name w:val="toc 9"/>
    <w:autoRedefine/>
    <w:uiPriority w:val="39"/>
    <w:pPr>
      <w:ind w:left="1600"/>
    </w:pPr>
    <w:rPr>
      <w:sz w:val="18"/>
      <w:szCs w:val="18"/>
    </w:rPr>
  </w:style>
  <w:style w:type="paragraph" w:styleId="BlockText">
    <w:name w:val="Block Text"/>
    <w:basedOn w:val="Normal"/>
    <w:pPr>
      <w:spacing w:after="120"/>
      <w:ind w:left="1440" w:right="1440"/>
    </w:pPr>
  </w:style>
  <w:style w:type="paragraph" w:styleId="BodyTextFirstIndent">
    <w:name w:val="Body Text First Indent"/>
    <w:basedOn w:val="BodyText"/>
    <w:pPr>
      <w:spacing w:after="120"/>
      <w:ind w:firstLine="210"/>
    </w:pPr>
    <w:rPr>
      <w:i/>
      <w:iCs/>
    </w:rPr>
  </w:style>
  <w:style w:type="paragraph" w:styleId="BodyTextFirstIndent2">
    <w:name w:val="Body Text First Indent 2"/>
    <w:basedOn w:val="BodyTextIndent"/>
    <w:pPr>
      <w:spacing w:after="120"/>
      <w:ind w:firstLine="210"/>
    </w:pPr>
    <w:rPr>
      <w:sz w:val="24"/>
    </w:rPr>
  </w:style>
  <w:style w:type="paragraph" w:styleId="Closing">
    <w:name w:val="Closing"/>
    <w:basedOn w:val="Normal"/>
    <w:pPr>
      <w:ind w:left="4320"/>
    </w:pPr>
  </w:style>
  <w:style w:type="paragraph" w:styleId="Date">
    <w:name w:val="Date"/>
    <w:basedOn w:val="Normal"/>
    <w:next w:val="Normal"/>
  </w:style>
  <w:style w:type="paragraph" w:styleId="E-mailSignature">
    <w:name w:val="E-mail Signature"/>
    <w:basedOn w:val="Normal"/>
  </w:style>
  <w:style w:type="paragraph" w:styleId="EndnoteText">
    <w:name w:val="endnote text"/>
    <w:basedOn w:val="Normal"/>
    <w:semiHidden/>
    <w:rPr>
      <w:szCs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Cs w:val="20"/>
    </w:rPr>
  </w:style>
  <w:style w:type="paragraph" w:styleId="HTMLAddress">
    <w:name w:val="HTML Address"/>
    <w:basedOn w:val="Normal"/>
    <w:rPr>
      <w:i/>
      <w:iCs/>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0">
    <w:name w:val="List Bullet"/>
    <w:basedOn w:val="Normal"/>
    <w:autoRedefine/>
    <w:rsid w:val="0012193E"/>
    <w:rPr>
      <w:szCs w:val="20"/>
    </w:rPr>
  </w:style>
  <w:style w:type="paragraph" w:styleId="ListBullet20">
    <w:name w:val="List Bullet 2"/>
    <w:basedOn w:val="Normal"/>
    <w:pPr>
      <w:tabs>
        <w:tab w:val="left" w:pos="720"/>
      </w:tabs>
      <w:ind w:left="720" w:hanging="360"/>
    </w:pPr>
  </w:style>
  <w:style w:type="paragraph" w:styleId="ListBullet30">
    <w:name w:val="List Bullet 3"/>
    <w:basedOn w:val="Normal"/>
    <w:autoRedefine/>
    <w:pPr>
      <w:tabs>
        <w:tab w:val="num" w:pos="360"/>
      </w:tabs>
      <w:ind w:left="360" w:hanging="360"/>
    </w:pPr>
  </w:style>
  <w:style w:type="paragraph" w:styleId="ListBullet4">
    <w:name w:val="List Bullet 4"/>
    <w:basedOn w:val="Normal"/>
    <w:autoRedefine/>
    <w:pPr>
      <w:ind w:left="1080"/>
    </w:pPr>
  </w:style>
  <w:style w:type="paragraph" w:styleId="ListBullet5">
    <w:name w:val="List Bullet 5"/>
    <w:basedOn w:val="Normal"/>
    <w:autoRedefine/>
    <w:pPr>
      <w:tabs>
        <w:tab w:val="num" w:pos="1800"/>
      </w:tabs>
      <w:ind w:left="1800" w:hanging="360"/>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tabs>
        <w:tab w:val="num" w:pos="360"/>
      </w:tabs>
      <w:ind w:left="360" w:hanging="360"/>
    </w:pPr>
  </w:style>
  <w:style w:type="paragraph" w:styleId="ListNumber2">
    <w:name w:val="List Number 2"/>
    <w:basedOn w:val="Normal"/>
    <w:pPr>
      <w:numPr>
        <w:numId w:val="2"/>
      </w:numPr>
    </w:pPr>
  </w:style>
  <w:style w:type="paragraph" w:styleId="ListNumber30">
    <w:name w:val="List Number 3"/>
    <w:basedOn w:val="Normal"/>
  </w:style>
  <w:style w:type="paragraph" w:styleId="ListNumber4">
    <w:name w:val="List Number 4"/>
    <w:basedOn w:val="Normal"/>
    <w:rsid w:val="008059BA"/>
    <w:pPr>
      <w:ind w:left="2160"/>
    </w:pPr>
  </w:style>
  <w:style w:type="paragraph" w:styleId="ListNumber5">
    <w:name w:val="List Number 5"/>
    <w:basedOn w:val="Normal"/>
    <w:pPr>
      <w:tabs>
        <w:tab w:val="num" w:pos="1800"/>
      </w:tabs>
      <w:ind w:left="1800" w:hanging="36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style>
  <w:style w:type="paragraph" w:styleId="NormalIndent">
    <w:name w:val="Normal Indent"/>
    <w:basedOn w:val="Normal"/>
    <w:pPr>
      <w:ind w:left="720"/>
    </w:pPr>
  </w:style>
  <w:style w:type="paragraph" w:styleId="NoteHeading">
    <w:name w:val="Note Heading"/>
    <w:basedOn w:val="Normal"/>
    <w:next w:val="Normal"/>
    <w:link w:val="NoteHeadingChar1"/>
    <w:autoRedefine/>
    <w:rsid w:val="00643AF4"/>
    <w:pPr>
      <w:ind w:left="1800"/>
    </w:pPr>
    <w:rPr>
      <w:i/>
    </w:rPr>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cs="Arial"/>
      <w:b/>
      <w:bCs/>
    </w:rPr>
  </w:style>
  <w:style w:type="character" w:styleId="FollowedHyperlink">
    <w:name w:val="FollowedHyperlink"/>
    <w:rPr>
      <w:color w:val="800080"/>
      <w:u w:val="single"/>
    </w:rPr>
  </w:style>
  <w:style w:type="character" w:customStyle="1" w:styleId="headertwoblue1">
    <w:name w:val="headertwoblue1"/>
    <w:rPr>
      <w:rFonts w:ascii="Arial" w:hAnsi="Arial" w:cs="Arial" w:hint="default"/>
      <w:b/>
      <w:bCs/>
      <w:strike w:val="0"/>
      <w:dstrike w:val="0"/>
      <w:color w:val="00256C"/>
      <w:spacing w:val="336"/>
      <w:sz w:val="24"/>
      <w:szCs w:val="24"/>
      <w:u w:val="none"/>
      <w:effect w:val="none"/>
    </w:rPr>
  </w:style>
  <w:style w:type="character" w:styleId="HTMLAcronym">
    <w:name w:val="HTML Acronym"/>
    <w:basedOn w:val="DefaultParagraphFont"/>
  </w:style>
  <w:style w:type="paragraph" w:customStyle="1" w:styleId="StyleCaptionLXICentered">
    <w:name w:val="Style CaptionLXI + Centered"/>
    <w:basedOn w:val="Caption"/>
    <w:rsid w:val="009B72A2"/>
    <w:pPr>
      <w:jc w:val="center"/>
    </w:pPr>
    <w:rPr>
      <w:bCs/>
    </w:rPr>
  </w:style>
  <w:style w:type="paragraph" w:customStyle="1" w:styleId="tabletext">
    <w:name w:val="tabletext"/>
    <w:basedOn w:val="Normal"/>
    <w:pPr>
      <w:spacing w:before="100" w:beforeAutospacing="1" w:after="100" w:afterAutospacing="1"/>
    </w:pPr>
    <w:rPr>
      <w:rFonts w:eastAsia="SimSun"/>
      <w:lang w:eastAsia="zh-CN"/>
    </w:rPr>
  </w:style>
  <w:style w:type="paragraph" w:customStyle="1" w:styleId="Body1">
    <w:name w:val="Body1"/>
    <w:basedOn w:val="LXIBody"/>
    <w:next w:val="LXIBody"/>
    <w:pPr>
      <w:spacing w:before="0"/>
    </w:pPr>
  </w:style>
  <w:style w:type="paragraph" w:customStyle="1" w:styleId="LXIBody">
    <w:name w:val="LXI Body"/>
    <w:link w:val="LXIBodyCharChar"/>
    <w:rsid w:val="008059BA"/>
    <w:pPr>
      <w:spacing w:before="200"/>
      <w:ind w:left="576"/>
    </w:pPr>
  </w:style>
  <w:style w:type="paragraph" w:customStyle="1" w:styleId="2-columnlist">
    <w:name w:val="2-column list"/>
    <w:pPr>
      <w:widowControl w:val="0"/>
      <w:spacing w:before="240"/>
      <w:ind w:left="3600" w:hanging="2880"/>
    </w:pPr>
    <w:rPr>
      <w:color w:val="000000"/>
    </w:rPr>
  </w:style>
  <w:style w:type="character" w:customStyle="1" w:styleId="monospaceitalic">
    <w:name w:val="monospace italic"/>
    <w:rPr>
      <w:rFonts w:ascii="Courier New" w:hAnsi="Courier New"/>
      <w:i/>
      <w:sz w:val="18"/>
    </w:rPr>
  </w:style>
  <w:style w:type="paragraph" w:customStyle="1" w:styleId="LXITOCHeader">
    <w:name w:val="LXI TOC Header"/>
    <w:next w:val="Body1"/>
    <w:pPr>
      <w:pageBreakBefore/>
      <w:widowControl w:val="0"/>
      <w:pBdr>
        <w:bottom w:val="single" w:sz="4" w:space="20" w:color="auto"/>
      </w:pBdr>
      <w:spacing w:before="240"/>
      <w:outlineLvl w:val="0"/>
    </w:pPr>
    <w:rPr>
      <w:rFonts w:ascii="Arial" w:hAnsi="Arial"/>
      <w:b/>
      <w:color w:val="000000"/>
      <w:sz w:val="48"/>
    </w:rPr>
  </w:style>
  <w:style w:type="paragraph" w:customStyle="1" w:styleId="Code">
    <w:name w:val="Code"/>
    <w:pPr>
      <w:widowControl w:val="0"/>
      <w:spacing w:before="80"/>
    </w:pPr>
    <w:rPr>
      <w:rFonts w:ascii="Courier New" w:hAnsi="Courier New"/>
      <w:color w:val="000000"/>
      <w:sz w:val="18"/>
    </w:rPr>
  </w:style>
  <w:style w:type="paragraph" w:customStyle="1" w:styleId="Graphic">
    <w:name w:val="Graphic"/>
    <w:next w:val="Normal"/>
    <w:pPr>
      <w:pBdr>
        <w:top w:val="single" w:sz="6" w:space="1" w:color="auto"/>
        <w:left w:val="single" w:sz="6" w:space="1" w:color="auto"/>
        <w:bottom w:val="single" w:sz="6" w:space="1" w:color="auto"/>
        <w:right w:val="single" w:sz="6" w:space="1" w:color="auto"/>
      </w:pBdr>
      <w:ind w:left="720"/>
      <w:jc w:val="center"/>
    </w:pPr>
    <w:rPr>
      <w:color w:val="000000"/>
      <w:spacing w:val="5"/>
      <w:sz w:val="24"/>
    </w:rPr>
  </w:style>
  <w:style w:type="paragraph" w:customStyle="1" w:styleId="Indent1">
    <w:name w:val="Indent1"/>
    <w:pPr>
      <w:widowControl w:val="0"/>
      <w:spacing w:before="100"/>
      <w:ind w:left="1080"/>
    </w:pPr>
    <w:rPr>
      <w:color w:val="000000"/>
    </w:rPr>
  </w:style>
  <w:style w:type="paragraph" w:customStyle="1" w:styleId="Indent2">
    <w:name w:val="Indent2"/>
    <w:pPr>
      <w:widowControl w:val="0"/>
      <w:tabs>
        <w:tab w:val="left" w:pos="3600"/>
        <w:tab w:val="left" w:pos="3960"/>
        <w:tab w:val="left" w:pos="5760"/>
        <w:tab w:val="left" w:pos="7200"/>
        <w:tab w:val="left" w:pos="7920"/>
      </w:tabs>
      <w:spacing w:before="100"/>
      <w:ind w:left="1440"/>
    </w:pPr>
    <w:rPr>
      <w:color w:val="000000"/>
    </w:rPr>
  </w:style>
  <w:style w:type="paragraph" w:customStyle="1" w:styleId="Indent3">
    <w:name w:val="Indent3"/>
    <w:pPr>
      <w:widowControl w:val="0"/>
      <w:spacing w:before="100"/>
      <w:ind w:left="1800"/>
    </w:pPr>
    <w:rPr>
      <w:color w:val="000000"/>
    </w:rPr>
  </w:style>
  <w:style w:type="paragraph" w:customStyle="1" w:styleId="FunctionHead">
    <w:name w:val="Function Head"/>
    <w:next w:val="Body1"/>
    <w:pPr>
      <w:keepNext/>
      <w:widowControl w:val="0"/>
      <w:tabs>
        <w:tab w:val="left" w:pos="3600"/>
        <w:tab w:val="left" w:pos="3960"/>
        <w:tab w:val="left" w:pos="5760"/>
        <w:tab w:val="left" w:pos="7200"/>
        <w:tab w:val="left" w:pos="7920"/>
      </w:tabs>
      <w:spacing w:before="280" w:after="60"/>
    </w:pPr>
    <w:rPr>
      <w:rFonts w:ascii="Arial" w:hAnsi="Arial"/>
      <w:b/>
      <w:color w:val="000000"/>
    </w:rPr>
  </w:style>
  <w:style w:type="paragraph" w:customStyle="1" w:styleId="TPTitle">
    <w:name w:val="TPTitle"/>
    <w:pPr>
      <w:spacing w:before="936"/>
      <w:jc w:val="center"/>
    </w:pPr>
    <w:rPr>
      <w:rFonts w:ascii="Arial" w:hAnsi="Arial"/>
      <w:b/>
      <w:sz w:val="48"/>
    </w:rPr>
  </w:style>
  <w:style w:type="paragraph" w:customStyle="1" w:styleId="MLfooter">
    <w:name w:val="M:L footer"/>
    <w:pPr>
      <w:widowControl w:val="0"/>
      <w:tabs>
        <w:tab w:val="center" w:pos="4680"/>
        <w:tab w:val="right" w:pos="9359"/>
      </w:tabs>
    </w:pPr>
    <w:rPr>
      <w:rFonts w:ascii="Arial" w:hAnsi="Arial"/>
      <w:i/>
      <w:color w:val="000000"/>
      <w:sz w:val="16"/>
    </w:rPr>
  </w:style>
  <w:style w:type="paragraph" w:customStyle="1" w:styleId="MLheader">
    <w:name w:val="M:L header"/>
    <w:pPr>
      <w:widowControl w:val="0"/>
      <w:spacing w:before="60" w:line="200" w:lineRule="exact"/>
    </w:pPr>
    <w:rPr>
      <w:rFonts w:ascii="Helvetica" w:hAnsi="Helvetica"/>
      <w:i/>
      <w:color w:val="000000"/>
      <w:sz w:val="16"/>
    </w:rPr>
  </w:style>
  <w:style w:type="paragraph" w:customStyle="1" w:styleId="MRfooter">
    <w:name w:val="M:R footer"/>
    <w:pPr>
      <w:widowControl w:val="0"/>
      <w:tabs>
        <w:tab w:val="center" w:pos="4681"/>
        <w:tab w:val="right" w:pos="9329"/>
      </w:tabs>
    </w:pPr>
    <w:rPr>
      <w:rFonts w:ascii="Arial" w:hAnsi="Arial"/>
      <w:i/>
      <w:color w:val="000000"/>
      <w:sz w:val="16"/>
    </w:rPr>
  </w:style>
  <w:style w:type="paragraph" w:customStyle="1" w:styleId="MRheader">
    <w:name w:val="M:R header"/>
    <w:pPr>
      <w:widowControl w:val="0"/>
      <w:tabs>
        <w:tab w:val="right" w:pos="9319"/>
      </w:tabs>
      <w:spacing w:before="60" w:line="200" w:lineRule="exact"/>
    </w:pPr>
    <w:rPr>
      <w:rFonts w:ascii="Helvetica" w:hAnsi="Helvetica"/>
      <w:i/>
      <w:color w:val="000000"/>
      <w:sz w:val="16"/>
    </w:rPr>
  </w:style>
  <w:style w:type="paragraph" w:customStyle="1" w:styleId="RevHistoryHead">
    <w:name w:val="RevHistory Head"/>
    <w:next w:val="Body1"/>
    <w:pPr>
      <w:keepNext/>
      <w:pBdr>
        <w:bottom w:val="single" w:sz="4" w:space="1" w:color="auto"/>
      </w:pBdr>
      <w:spacing w:before="280"/>
    </w:pPr>
    <w:rPr>
      <w:rFonts w:ascii="Arial" w:hAnsi="Arial"/>
      <w:b/>
      <w:color w:val="000000"/>
      <w:sz w:val="36"/>
    </w:rPr>
  </w:style>
  <w:style w:type="paragraph" w:customStyle="1" w:styleId="TableHead">
    <w:name w:val="Table Head"/>
    <w:pPr>
      <w:keepNext/>
      <w:keepLines/>
      <w:widowControl w:val="0"/>
      <w:tabs>
        <w:tab w:val="left" w:pos="7200"/>
        <w:tab w:val="left" w:pos="7920"/>
      </w:tabs>
      <w:spacing w:before="80" w:after="80"/>
      <w:jc w:val="center"/>
    </w:pPr>
    <w:rPr>
      <w:b/>
      <w:color w:val="000000"/>
    </w:rPr>
  </w:style>
  <w:style w:type="paragraph" w:customStyle="1" w:styleId="Code1">
    <w:name w:val="Code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ind w:left="720"/>
    </w:pPr>
    <w:rPr>
      <w:rFonts w:ascii="Courier New" w:hAnsi="Courier New"/>
      <w:sz w:val="18"/>
    </w:rPr>
  </w:style>
  <w:style w:type="paragraph" w:customStyle="1" w:styleId="Code1nosp">
    <w:name w:val="Code1(nosp)"/>
    <w:basedOn w:val="Code1"/>
    <w:pPr>
      <w:spacing w:before="0"/>
    </w:pPr>
  </w:style>
  <w:style w:type="paragraph" w:customStyle="1" w:styleId="LXICode2">
    <w:name w:val="LXI Code2"/>
    <w:link w:val="LXICode2Char"/>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ind w:left="1080"/>
    </w:pPr>
    <w:rPr>
      <w:rFonts w:ascii="Courier New" w:hAnsi="Courier New"/>
      <w:sz w:val="18"/>
    </w:rPr>
  </w:style>
  <w:style w:type="paragraph" w:customStyle="1" w:styleId="Code2nosp">
    <w:name w:val="Code2(nosp)"/>
    <w:basedOn w:val="LXICode2"/>
    <w:pPr>
      <w:spacing w:before="0"/>
    </w:pPr>
  </w:style>
  <w:style w:type="paragraph" w:customStyle="1" w:styleId="Code3">
    <w:name w:val="Code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ind w:left="1440"/>
    </w:pPr>
    <w:rPr>
      <w:rFonts w:ascii="Courier New" w:hAnsi="Courier New"/>
      <w:sz w:val="18"/>
    </w:rPr>
  </w:style>
  <w:style w:type="paragraph" w:customStyle="1" w:styleId="Code3nosp">
    <w:name w:val="Code3(nosp)"/>
    <w:basedOn w:val="Code3"/>
    <w:pPr>
      <w:spacing w:before="0"/>
    </w:pPr>
  </w:style>
  <w:style w:type="paragraph" w:customStyle="1" w:styleId="TPEditionPartNo">
    <w:name w:val="TPEdition/Part No."/>
    <w:pPr>
      <w:spacing w:before="3040"/>
      <w:jc w:val="center"/>
    </w:pPr>
    <w:rPr>
      <w:rFonts w:ascii="Arial" w:hAnsi="Arial"/>
      <w:sz w:val="18"/>
    </w:rPr>
  </w:style>
  <w:style w:type="paragraph" w:customStyle="1" w:styleId="WarrTitle">
    <w:name w:val="WarrTitle"/>
    <w:next w:val="Normal"/>
    <w:pPr>
      <w:pBdr>
        <w:bottom w:val="single" w:sz="6" w:space="1" w:color="auto"/>
      </w:pBdr>
      <w:spacing w:after="400"/>
    </w:pPr>
    <w:rPr>
      <w:rFonts w:ascii="Arial" w:hAnsi="Arial"/>
      <w:b/>
      <w:sz w:val="48"/>
    </w:rPr>
  </w:style>
  <w:style w:type="paragraph" w:customStyle="1" w:styleId="WarrHd">
    <w:name w:val="WarrHd"/>
    <w:next w:val="Normal"/>
    <w:pPr>
      <w:spacing w:before="200"/>
    </w:pPr>
    <w:rPr>
      <w:rFonts w:ascii="Arial" w:hAnsi="Arial"/>
      <w:b/>
    </w:rPr>
  </w:style>
  <w:style w:type="paragraph" w:customStyle="1" w:styleId="TPCopyright">
    <w:name w:val="TPCopyright"/>
    <w:rsid w:val="0088468F"/>
    <w:pPr>
      <w:spacing w:before="4500"/>
      <w:jc w:val="center"/>
    </w:pPr>
    <w:rPr>
      <w:rFonts w:ascii="Arial" w:hAnsi="Arial" w:cs="Arial"/>
      <w:color w:val="000000"/>
    </w:rPr>
  </w:style>
  <w:style w:type="paragraph" w:customStyle="1" w:styleId="ListHyphen">
    <w:name w:val="List:Hyphen"/>
    <w:basedOn w:val="LXIBody"/>
    <w:pPr>
      <w:tabs>
        <w:tab w:val="num" w:pos="720"/>
      </w:tabs>
      <w:spacing w:before="100"/>
      <w:ind w:hanging="360"/>
    </w:pPr>
  </w:style>
  <w:style w:type="paragraph" w:customStyle="1" w:styleId="FigureCaption">
    <w:name w:val="Figure Caption"/>
    <w:next w:val="LXIBody"/>
    <w:pPr>
      <w:widowControl w:val="0"/>
      <w:spacing w:before="40" w:after="80"/>
      <w:jc w:val="center"/>
    </w:pPr>
    <w:rPr>
      <w:rFonts w:ascii="Arial" w:hAnsi="Arial"/>
      <w:color w:val="000000"/>
      <w:sz w:val="18"/>
    </w:rPr>
  </w:style>
  <w:style w:type="paragraph" w:customStyle="1" w:styleId="TableCaption">
    <w:name w:val="Table Caption"/>
    <w:pPr>
      <w:keepNext/>
      <w:keepLines/>
      <w:widowControl w:val="0"/>
      <w:spacing w:before="240" w:after="80"/>
      <w:jc w:val="center"/>
    </w:pPr>
    <w:rPr>
      <w:rFonts w:ascii="Arial" w:hAnsi="Arial"/>
      <w:sz w:val="18"/>
    </w:rPr>
  </w:style>
  <w:style w:type="character" w:customStyle="1" w:styleId="monospace">
    <w:name w:val="monospace"/>
    <w:rPr>
      <w:rFonts w:ascii="Courier New" w:hAnsi="Courier New"/>
      <w:sz w:val="18"/>
    </w:rPr>
  </w:style>
  <w:style w:type="paragraph" w:customStyle="1" w:styleId="Subhead1">
    <w:name w:val="Subhead1"/>
    <w:basedOn w:val="Normal"/>
    <w:rsid w:val="00DE2560"/>
    <w:pPr>
      <w:keepNext/>
      <w:spacing w:before="120" w:after="120"/>
      <w:ind w:left="576"/>
    </w:pPr>
    <w:rPr>
      <w:rFonts w:ascii="Arial" w:hAnsi="Arial" w:cs="Arial"/>
      <w:b/>
      <w:noProof/>
      <w:color w:val="000000"/>
      <w:szCs w:val="20"/>
    </w:rPr>
  </w:style>
  <w:style w:type="paragraph" w:customStyle="1" w:styleId="Subhead2">
    <w:name w:val="Subhead2"/>
    <w:basedOn w:val="Subhead1"/>
    <w:pPr>
      <w:ind w:left="1440"/>
    </w:pPr>
  </w:style>
  <w:style w:type="paragraph" w:customStyle="1" w:styleId="LXICodenosp">
    <w:name w:val="LXI Code (nosp)"/>
    <w:basedOn w:val="Code1nosp"/>
    <w:pPr>
      <w:ind w:left="0"/>
    </w:pPr>
  </w:style>
  <w:style w:type="paragraph" w:customStyle="1" w:styleId="ListNumber0">
    <w:name w:val="List:Number"/>
    <w:pPr>
      <w:tabs>
        <w:tab w:val="num" w:pos="720"/>
      </w:tabs>
      <w:spacing w:before="100"/>
      <w:ind w:left="720" w:hanging="720"/>
    </w:pPr>
  </w:style>
  <w:style w:type="paragraph" w:customStyle="1" w:styleId="ListNumber20">
    <w:name w:val="List:Number2"/>
    <w:pPr>
      <w:spacing w:before="100"/>
    </w:pPr>
  </w:style>
  <w:style w:type="paragraph" w:customStyle="1" w:styleId="ListNumber3">
    <w:name w:val="List:Number3"/>
    <w:basedOn w:val="LXIBody"/>
    <w:pPr>
      <w:numPr>
        <w:numId w:val="5"/>
      </w:numPr>
      <w:spacing w:before="100"/>
    </w:pPr>
  </w:style>
  <w:style w:type="paragraph" w:customStyle="1" w:styleId="ListBullet">
    <w:name w:val="List:Bullet"/>
    <w:pPr>
      <w:widowControl w:val="0"/>
      <w:numPr>
        <w:numId w:val="4"/>
      </w:numPr>
      <w:spacing w:before="100"/>
    </w:pPr>
    <w:rPr>
      <w:color w:val="000000"/>
    </w:rPr>
  </w:style>
  <w:style w:type="paragraph" w:customStyle="1" w:styleId="TableCell">
    <w:name w:val="Table Cell"/>
    <w:pPr>
      <w:widowControl w:val="0"/>
      <w:spacing w:before="40" w:after="40"/>
      <w:ind w:right="-144"/>
    </w:pPr>
    <w:rPr>
      <w:color w:val="000000"/>
    </w:rPr>
  </w:style>
  <w:style w:type="paragraph" w:customStyle="1" w:styleId="TableCellCourierNew">
    <w:name w:val="Table Cell CourierNew"/>
    <w:basedOn w:val="TableCell"/>
    <w:rPr>
      <w:rFonts w:ascii="Courier New" w:hAnsi="Courier New"/>
      <w:sz w:val="18"/>
    </w:rPr>
  </w:style>
  <w:style w:type="paragraph" w:customStyle="1" w:styleId="TableCellCourierNewCentered">
    <w:name w:val="Table Cell CourierNew Centered"/>
    <w:basedOn w:val="TableCellCourierNew"/>
    <w:pPr>
      <w:jc w:val="center"/>
    </w:pPr>
  </w:style>
  <w:style w:type="character" w:customStyle="1" w:styleId="Bold">
    <w:name w:val="Bold"/>
    <w:rPr>
      <w:b/>
    </w:rPr>
  </w:style>
  <w:style w:type="character" w:customStyle="1" w:styleId="Italic">
    <w:name w:val="Italic"/>
    <w:rPr>
      <w:i/>
    </w:rPr>
  </w:style>
  <w:style w:type="paragraph" w:customStyle="1" w:styleId="ListBullet3">
    <w:name w:val="List:Bullet3"/>
    <w:basedOn w:val="ListBullet"/>
    <w:pPr>
      <w:numPr>
        <w:numId w:val="3"/>
      </w:numPr>
    </w:pPr>
  </w:style>
  <w:style w:type="paragraph" w:customStyle="1" w:styleId="ListBullet2">
    <w:name w:val="List:Bullet2"/>
    <w:basedOn w:val="ListBullet"/>
    <w:rsid w:val="002C3798"/>
    <w:pPr>
      <w:numPr>
        <w:numId w:val="11"/>
      </w:numPr>
    </w:pPr>
  </w:style>
  <w:style w:type="paragraph" w:customStyle="1" w:styleId="TableCellCentered">
    <w:name w:val="Table Cell Centered"/>
    <w:basedOn w:val="TableCell"/>
    <w:pPr>
      <w:jc w:val="center"/>
    </w:pPr>
  </w:style>
  <w:style w:type="paragraph" w:customStyle="1" w:styleId="AttrFuncSubheading">
    <w:name w:val="Attr+Func Subheading"/>
    <w:basedOn w:val="LXIBody"/>
    <w:next w:val="LXIBody"/>
    <w:pPr>
      <w:keepNext/>
      <w:spacing w:before="280" w:after="60"/>
      <w:ind w:left="0"/>
    </w:pPr>
    <w:rPr>
      <w:rFonts w:ascii="Arial" w:hAnsi="Arial"/>
      <w:b/>
      <w:color w:val="000000"/>
    </w:rPr>
  </w:style>
  <w:style w:type="paragraph" w:customStyle="1" w:styleId="AttrFuncHeading">
    <w:name w:val="Attr+Func Heading"/>
    <w:basedOn w:val="Heading2"/>
    <w:pPr>
      <w:pageBreakBefore/>
      <w:numPr>
        <w:ilvl w:val="0"/>
        <w:numId w:val="0"/>
      </w:numPr>
      <w:spacing w:before="0" w:after="240"/>
    </w:pPr>
    <w:rPr>
      <w:szCs w:val="20"/>
    </w:rPr>
  </w:style>
  <w:style w:type="paragraph" w:customStyle="1" w:styleId="Tablecell0">
    <w:name w:val="Table cell"/>
    <w:pPr>
      <w:widowControl w:val="0"/>
      <w:tabs>
        <w:tab w:val="left" w:pos="279"/>
        <w:tab w:val="left" w:pos="459"/>
        <w:tab w:val="left" w:pos="639"/>
        <w:tab w:val="left" w:pos="819"/>
        <w:tab w:val="left" w:pos="999"/>
        <w:tab w:val="left" w:pos="1179"/>
        <w:tab w:val="left" w:pos="7200"/>
        <w:tab w:val="left" w:pos="7920"/>
      </w:tabs>
      <w:spacing w:before="40" w:after="40" w:line="240" w:lineRule="atLeast"/>
      <w:ind w:left="144"/>
    </w:pPr>
    <w:rPr>
      <w:rFonts w:ascii="Times" w:hAnsi="Times"/>
      <w:color w:val="000000"/>
    </w:rPr>
  </w:style>
  <w:style w:type="paragraph" w:customStyle="1" w:styleId="a">
    <w:name w:val="]"/>
    <w:basedOn w:val="LXIBody"/>
    <w:pPr>
      <w:ind w:left="0"/>
    </w:pPr>
  </w:style>
  <w:style w:type="paragraph" w:customStyle="1" w:styleId="IOComponent">
    <w:name w:val="IO Component"/>
    <w:basedOn w:val="Normal"/>
    <w:pPr>
      <w:ind w:left="1800" w:hanging="360"/>
    </w:pPr>
    <w:rPr>
      <w:color w:val="FF0000"/>
      <w:sz w:val="22"/>
      <w:szCs w:val="20"/>
    </w:rPr>
  </w:style>
  <w:style w:type="paragraph" w:customStyle="1" w:styleId="Heading3nobreak">
    <w:name w:val="Heading 3 nobreak"/>
    <w:basedOn w:val="Heading3"/>
    <w:next w:val="LXIBody"/>
    <w:pPr>
      <w:numPr>
        <w:ilvl w:val="0"/>
        <w:numId w:val="0"/>
      </w:numPr>
      <w:tabs>
        <w:tab w:val="num" w:pos="720"/>
      </w:tabs>
      <w:ind w:left="720" w:hanging="720"/>
    </w:pPr>
    <w:rPr>
      <w:szCs w:val="20"/>
    </w:rPr>
  </w:style>
  <w:style w:type="paragraph" w:customStyle="1" w:styleId="ZBody">
    <w:name w:val="ZBody"/>
    <w:basedOn w:val="ListNumber0"/>
    <w:pPr>
      <w:tabs>
        <w:tab w:val="clear" w:pos="720"/>
      </w:tabs>
      <w:ind w:left="1080" w:hanging="360"/>
    </w:pPr>
  </w:style>
  <w:style w:type="paragraph" w:customStyle="1" w:styleId="Chapter">
    <w:name w:val="Chapter #"/>
    <w:pPr>
      <w:widowControl w:val="0"/>
      <w:spacing w:line="560" w:lineRule="exact"/>
    </w:pPr>
    <w:rPr>
      <w:rFonts w:ascii="Helvetica" w:hAnsi="Helvetica"/>
      <w:b/>
      <w:color w:val="000000"/>
      <w:sz w:val="48"/>
    </w:rPr>
  </w:style>
  <w:style w:type="paragraph" w:customStyle="1" w:styleId="ChapterTitleSpacer">
    <w:name w:val="Chapter Title Spacer"/>
    <w:pPr>
      <w:widowControl w:val="0"/>
      <w:spacing w:line="560" w:lineRule="exact"/>
    </w:pPr>
    <w:rPr>
      <w:rFonts w:ascii="Helvetica" w:hAnsi="Helvetica"/>
      <w:b/>
      <w:color w:val="000000"/>
      <w:sz w:val="48"/>
    </w:rPr>
  </w:style>
  <w:style w:type="paragraph" w:customStyle="1" w:styleId="Figurecaption0">
    <w:name w:val="Figure caption"/>
    <w:next w:val="LXIBody"/>
    <w:autoRedefine/>
    <w:pPr>
      <w:widowControl w:val="0"/>
      <w:spacing w:before="40" w:after="80" w:line="200" w:lineRule="atLeast"/>
      <w:jc w:val="center"/>
    </w:pPr>
    <w:rPr>
      <w:rFonts w:ascii="Helvetica" w:hAnsi="Helvetica"/>
      <w:color w:val="000000"/>
      <w:sz w:val="18"/>
    </w:rPr>
  </w:style>
  <w:style w:type="paragraph" w:customStyle="1" w:styleId="Level1Head">
    <w:name w:val="Level 1 Head"/>
    <w:next w:val="Body1"/>
    <w:pPr>
      <w:keepNext/>
      <w:widowControl w:val="0"/>
      <w:pBdr>
        <w:bottom w:val="single" w:sz="6" w:space="0" w:color="auto"/>
      </w:pBdr>
      <w:tabs>
        <w:tab w:val="left" w:pos="360"/>
      </w:tabs>
      <w:spacing w:before="280" w:line="400" w:lineRule="exact"/>
    </w:pPr>
    <w:rPr>
      <w:rFonts w:ascii="Helvetica" w:hAnsi="Helvetica"/>
      <w:b/>
      <w:color w:val="000000"/>
      <w:sz w:val="36"/>
    </w:rPr>
  </w:style>
  <w:style w:type="paragraph" w:customStyle="1" w:styleId="Listbullet1">
    <w:name w:val="List:bullet"/>
    <w:pPr>
      <w:widowControl w:val="0"/>
      <w:spacing w:before="100" w:line="280" w:lineRule="exact"/>
      <w:ind w:left="1080" w:hanging="360"/>
    </w:pPr>
    <w:rPr>
      <w:rFonts w:ascii="Times" w:hAnsi="Times"/>
      <w:color w:val="000000"/>
      <w:spacing w:val="5"/>
    </w:rPr>
  </w:style>
  <w:style w:type="paragraph" w:customStyle="1" w:styleId="MFirstfooter">
    <w:name w:val="M:First footer"/>
    <w:pPr>
      <w:widowControl w:val="0"/>
      <w:tabs>
        <w:tab w:val="center" w:pos="4113"/>
        <w:tab w:val="right" w:pos="7879"/>
      </w:tabs>
      <w:spacing w:line="180" w:lineRule="atLeast"/>
    </w:pPr>
    <w:rPr>
      <w:rFonts w:ascii="Arial" w:hAnsi="Arial"/>
      <w:i/>
      <w:color w:val="000000"/>
      <w:sz w:val="16"/>
    </w:rPr>
  </w:style>
  <w:style w:type="paragraph" w:customStyle="1" w:styleId="Tablecaption0">
    <w:name w:val="Table caption"/>
    <w:pPr>
      <w:keepNext/>
      <w:keepLines/>
      <w:widowControl w:val="0"/>
      <w:spacing w:after="80" w:line="200" w:lineRule="atLeast"/>
      <w:ind w:left="2160"/>
      <w:jc w:val="center"/>
    </w:pPr>
    <w:rPr>
      <w:rFonts w:ascii="Helvetica" w:hAnsi="Helvetica"/>
      <w:color w:val="000000"/>
      <w:sz w:val="18"/>
    </w:rPr>
  </w:style>
  <w:style w:type="paragraph" w:customStyle="1" w:styleId="TPHead1">
    <w:name w:val="TPHead 1"/>
    <w:pPr>
      <w:spacing w:before="180"/>
    </w:pPr>
    <w:rPr>
      <w:rFonts w:ascii="Helvetica" w:hAnsi="Helvetica"/>
      <w:b/>
      <w:sz w:val="18"/>
    </w:rPr>
  </w:style>
  <w:style w:type="paragraph" w:customStyle="1" w:styleId="VIF2-collist">
    <w:name w:val="VI/F:2-col list"/>
    <w:basedOn w:val="Normal"/>
    <w:pPr>
      <w:tabs>
        <w:tab w:val="left" w:pos="2520"/>
      </w:tabs>
      <w:spacing w:before="200" w:line="240" w:lineRule="exact"/>
      <w:ind w:left="2520" w:hanging="1800"/>
    </w:pPr>
    <w:rPr>
      <w:rFonts w:ascii="Times" w:hAnsi="Times"/>
    </w:rPr>
  </w:style>
  <w:style w:type="paragraph" w:customStyle="1" w:styleId="VIF2-collistnosp">
    <w:name w:val="VI/F:2-col list (nosp)"/>
    <w:pPr>
      <w:tabs>
        <w:tab w:val="left" w:pos="2520"/>
      </w:tabs>
      <w:spacing w:line="240" w:lineRule="exact"/>
      <w:ind w:left="2520" w:hanging="1800"/>
    </w:pPr>
    <w:rPr>
      <w:rFonts w:ascii="Times" w:hAnsi="Times"/>
    </w:rPr>
  </w:style>
  <w:style w:type="paragraph" w:customStyle="1" w:styleId="VIFBody">
    <w:name w:val="VI/F:Body"/>
    <w:pPr>
      <w:spacing w:before="200" w:line="240" w:lineRule="exact"/>
      <w:ind w:left="720"/>
    </w:pPr>
    <w:rPr>
      <w:rFonts w:ascii="Times" w:hAnsi="Times"/>
    </w:rPr>
  </w:style>
  <w:style w:type="paragraph" w:customStyle="1" w:styleId="VIFBody1">
    <w:name w:val="VI/F:Body1"/>
    <w:basedOn w:val="VIFBody"/>
    <w:next w:val="VIFBody"/>
    <w:pPr>
      <w:spacing w:before="0"/>
    </w:pPr>
  </w:style>
  <w:style w:type="paragraph" w:customStyle="1" w:styleId="VIFCode1">
    <w:name w:val="VI/F:Code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line="220" w:lineRule="atLeast"/>
      <w:ind w:left="720"/>
    </w:pPr>
    <w:rPr>
      <w:rFonts w:ascii="Courier" w:hAnsi="Courier"/>
      <w:sz w:val="18"/>
    </w:rPr>
  </w:style>
  <w:style w:type="paragraph" w:customStyle="1" w:styleId="VIFCode1nosp">
    <w:name w:val="VI/F:Code1(nosp)"/>
    <w:basedOn w:val="VIFCode1"/>
    <w:pPr>
      <w:spacing w:before="0"/>
    </w:pPr>
  </w:style>
  <w:style w:type="paragraph" w:customStyle="1" w:styleId="VIFCode2">
    <w:name w:val="VI/F:Code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line="220" w:lineRule="atLeast"/>
      <w:ind w:left="1080"/>
    </w:pPr>
    <w:rPr>
      <w:rFonts w:ascii="Courier" w:hAnsi="Courier"/>
      <w:sz w:val="18"/>
    </w:rPr>
  </w:style>
  <w:style w:type="paragraph" w:customStyle="1" w:styleId="VIFCode2nosp">
    <w:name w:val="VI/F:Code2(nosp)"/>
    <w:basedOn w:val="VIFCode2"/>
    <w:pPr>
      <w:spacing w:before="0"/>
    </w:pPr>
  </w:style>
  <w:style w:type="paragraph" w:customStyle="1" w:styleId="VIFCode3">
    <w:name w:val="VI/F:Code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line="220" w:lineRule="atLeast"/>
      <w:ind w:left="1440"/>
    </w:pPr>
    <w:rPr>
      <w:rFonts w:ascii="Courier" w:hAnsi="Courier"/>
      <w:sz w:val="18"/>
    </w:rPr>
  </w:style>
  <w:style w:type="paragraph" w:customStyle="1" w:styleId="VIFCode3nosp">
    <w:name w:val="VI/F:Code3(nosp)"/>
    <w:basedOn w:val="VIFCode3"/>
    <w:pPr>
      <w:spacing w:before="0"/>
    </w:pPr>
  </w:style>
  <w:style w:type="paragraph" w:customStyle="1" w:styleId="VIFListBullet">
    <w:name w:val="VI/F:ListBullet"/>
    <w:pPr>
      <w:spacing w:before="80" w:line="240" w:lineRule="atLeast"/>
      <w:ind w:left="1080" w:hanging="360"/>
    </w:pPr>
    <w:rPr>
      <w:rFonts w:ascii="Times" w:hAnsi="Times"/>
    </w:rPr>
  </w:style>
  <w:style w:type="paragraph" w:customStyle="1" w:styleId="VIFListBullet1">
    <w:name w:val="VI/F:ListBullet1"/>
    <w:basedOn w:val="VIFListBullet"/>
    <w:pPr>
      <w:ind w:left="1440"/>
    </w:pPr>
  </w:style>
  <w:style w:type="paragraph" w:customStyle="1" w:styleId="TPAddressInfo">
    <w:name w:val="TPAddress Info"/>
    <w:pPr>
      <w:ind w:left="720"/>
    </w:pPr>
    <w:rPr>
      <w:rFonts w:ascii="Times" w:hAnsi="Times"/>
    </w:rPr>
  </w:style>
  <w:style w:type="paragraph" w:customStyle="1" w:styleId="WarrPara">
    <w:name w:val="WarrPara"/>
    <w:pPr>
      <w:spacing w:before="60" w:line="140" w:lineRule="exact"/>
      <w:ind w:left="1166"/>
    </w:pPr>
    <w:rPr>
      <w:rFonts w:ascii="Times" w:hAnsi="Times"/>
      <w:sz w:val="14"/>
    </w:rPr>
  </w:style>
  <w:style w:type="paragraph" w:customStyle="1" w:styleId="FunctionPrototype">
    <w:name w:val="Function Prototype"/>
    <w:basedOn w:val="Code1"/>
    <w:next w:val="Body1"/>
    <w:pPr>
      <w:tabs>
        <w:tab w:val="clear" w:pos="2880"/>
      </w:tabs>
      <w:ind w:left="3600" w:hanging="2880"/>
    </w:pPr>
  </w:style>
  <w:style w:type="paragraph" w:customStyle="1" w:styleId="Chaptertitle">
    <w:name w:val="Chapter title"/>
    <w:pPr>
      <w:spacing w:before="360"/>
    </w:pPr>
    <w:rPr>
      <w:rFonts w:ascii="Helvetica" w:hAnsi="Helvetica"/>
      <w:b/>
      <w:sz w:val="48"/>
    </w:rPr>
  </w:style>
  <w:style w:type="paragraph" w:customStyle="1" w:styleId="Style">
    <w:name w:val="Style"/>
    <w:pPr>
      <w:widowControl w:val="0"/>
    </w:pPr>
    <w:rPr>
      <w:sz w:val="24"/>
    </w:rPr>
  </w:style>
  <w:style w:type="character" w:customStyle="1" w:styleId="IviFunctionName">
    <w:name w:val="IviFunctionName"/>
    <w:rPr>
      <w:rFonts w:ascii="Courier New" w:hAnsi="Courier New"/>
      <w:noProof/>
      <w:sz w:val="18"/>
    </w:rPr>
  </w:style>
  <w:style w:type="character" w:customStyle="1" w:styleId="NormalCharacter">
    <w:name w:val="Normal Character"/>
    <w:basedOn w:val="DefaultParagraphFont"/>
  </w:style>
  <w:style w:type="paragraph" w:customStyle="1" w:styleId="NCWText">
    <w:name w:val="NCW Text"/>
    <w:pPr>
      <w:spacing w:before="80" w:after="80" w:line="240" w:lineRule="atLeast"/>
    </w:pPr>
    <w:rPr>
      <w:rFonts w:ascii="Times" w:hAnsi="Times"/>
      <w:b/>
      <w:i/>
    </w:rPr>
  </w:style>
  <w:style w:type="paragraph" w:customStyle="1" w:styleId="NCWHead">
    <w:name w:val="NCW Head"/>
    <w:pPr>
      <w:spacing w:before="80" w:after="80" w:line="240" w:lineRule="atLeast"/>
    </w:pPr>
    <w:rPr>
      <w:rFonts w:ascii="Times" w:hAnsi="Times"/>
      <w:b/>
    </w:rPr>
  </w:style>
  <w:style w:type="paragraph" w:customStyle="1" w:styleId="NCWIcon">
    <w:name w:val="NCW Icon"/>
    <w:pPr>
      <w:spacing w:before="80" w:line="240" w:lineRule="atLeast"/>
    </w:pPr>
    <w:rPr>
      <w:rFonts w:ascii="Times" w:hAnsi="Times"/>
    </w:rPr>
  </w:style>
  <w:style w:type="paragraph" w:customStyle="1" w:styleId="TPLine">
    <w:name w:val="TPLine"/>
    <w:pPr>
      <w:tabs>
        <w:tab w:val="right" w:leader="underscore" w:pos="4870"/>
      </w:tabs>
    </w:pPr>
    <w:rPr>
      <w:rFonts w:ascii="Helvetica Condensed" w:hAnsi="Helvetica Condensed"/>
      <w:sz w:val="18"/>
    </w:rPr>
  </w:style>
  <w:style w:type="paragraph" w:customStyle="1" w:styleId="AddressInfo">
    <w:name w:val="Address Info"/>
    <w:basedOn w:val="Normal"/>
    <w:pPr>
      <w:ind w:left="720"/>
    </w:pPr>
    <w:rPr>
      <w:rFonts w:ascii="Times" w:hAnsi="Times"/>
    </w:rPr>
  </w:style>
  <w:style w:type="character" w:customStyle="1" w:styleId="Courier">
    <w:name w:val="Courier"/>
    <w:rPr>
      <w:rFonts w:ascii="Courier" w:hAnsi="Courier"/>
      <w:sz w:val="18"/>
    </w:rPr>
  </w:style>
  <w:style w:type="paragraph" w:customStyle="1" w:styleId="norm">
    <w:name w:val="norm"/>
    <w:basedOn w:val="Body1"/>
  </w:style>
  <w:style w:type="paragraph" w:customStyle="1" w:styleId="tablecel">
    <w:name w:val="table cel"/>
    <w:basedOn w:val="Normal"/>
    <w:pPr>
      <w:keepNext/>
      <w:keepLines/>
      <w:spacing w:before="40" w:after="40"/>
    </w:pPr>
  </w:style>
  <w:style w:type="paragraph" w:customStyle="1" w:styleId="heading20">
    <w:name w:val="heading2"/>
    <w:basedOn w:val="Body1"/>
  </w:style>
  <w:style w:type="paragraph" w:customStyle="1" w:styleId="Times">
    <w:name w:val="Times"/>
    <w:basedOn w:val="Tablecell0"/>
    <w:pPr>
      <w:tabs>
        <w:tab w:val="clear" w:pos="279"/>
        <w:tab w:val="clear" w:pos="639"/>
        <w:tab w:val="clear" w:pos="999"/>
      </w:tabs>
    </w:pPr>
    <w:rPr>
      <w:rFonts w:ascii="Courier New" w:hAnsi="Courier New"/>
      <w:sz w:val="18"/>
    </w:rPr>
  </w:style>
  <w:style w:type="paragraph" w:customStyle="1" w:styleId="n">
    <w:name w:val="n"/>
    <w:basedOn w:val="Heading2"/>
    <w:pPr>
      <w:numPr>
        <w:ilvl w:val="0"/>
        <w:numId w:val="0"/>
      </w:numPr>
      <w:outlineLvl w:val="9"/>
    </w:pPr>
  </w:style>
  <w:style w:type="paragraph" w:customStyle="1" w:styleId="Note">
    <w:name w:val="Note"/>
    <w:basedOn w:val="Normal"/>
    <w:pPr>
      <w:tabs>
        <w:tab w:val="left" w:pos="900"/>
      </w:tabs>
      <w:spacing w:before="60" w:after="48"/>
      <w:ind w:left="900" w:right="130" w:hanging="785"/>
    </w:pPr>
    <w:rPr>
      <w:rFonts w:ascii="MS Sans Serif" w:hAnsi="MS Sans Serif"/>
      <w:b/>
    </w:rPr>
  </w:style>
  <w:style w:type="paragraph" w:customStyle="1" w:styleId="Body-centered">
    <w:name w:val="Body-centered"/>
    <w:basedOn w:val="LXIBody"/>
    <w:pPr>
      <w:spacing w:line="240" w:lineRule="atLeast"/>
      <w:jc w:val="center"/>
    </w:pPr>
  </w:style>
  <w:style w:type="paragraph" w:customStyle="1" w:styleId="Level3Head">
    <w:name w:val="Level 3 Head"/>
    <w:basedOn w:val="Normal"/>
    <w:next w:val="Body1"/>
    <w:pPr>
      <w:spacing w:before="280" w:after="60"/>
    </w:pPr>
    <w:rPr>
      <w:rFonts w:ascii="Helvetica" w:hAnsi="Helvetica"/>
      <w:sz w:val="24"/>
    </w:rPr>
  </w:style>
  <w:style w:type="paragraph" w:customStyle="1" w:styleId="Tablecell-C">
    <w:name w:val="Table cell-C"/>
    <w:basedOn w:val="Normal"/>
    <w:pPr>
      <w:spacing w:before="40" w:after="40" w:line="240" w:lineRule="atLeast"/>
      <w:jc w:val="center"/>
    </w:pPr>
    <w:rPr>
      <w:rFonts w:ascii="Times" w:hAnsi="Times"/>
    </w:rPr>
  </w:style>
  <w:style w:type="paragraph" w:customStyle="1" w:styleId="heading40">
    <w:name w:val="heading4"/>
    <w:basedOn w:val="Normal"/>
  </w:style>
  <w:style w:type="paragraph" w:customStyle="1" w:styleId="AnnotRef">
    <w:name w:val="Annot Ref"/>
    <w:basedOn w:val="Normal"/>
    <w:rPr>
      <w:noProof/>
      <w:sz w:val="16"/>
    </w:rPr>
  </w:style>
  <w:style w:type="paragraph" w:customStyle="1" w:styleId="AnnotText">
    <w:name w:val="Annot Text"/>
    <w:basedOn w:val="Normal"/>
    <w:rPr>
      <w:noProof/>
    </w:rPr>
  </w:style>
  <w:style w:type="paragraph" w:customStyle="1" w:styleId="TOC31">
    <w:name w:val="TOC 31"/>
    <w:basedOn w:val="Normal"/>
    <w:pPr>
      <w:tabs>
        <w:tab w:val="left" w:pos="7920"/>
        <w:tab w:val="left" w:leader="dot" w:pos="8280"/>
        <w:tab w:val="right" w:leader="dot" w:pos="8640"/>
      </w:tabs>
      <w:ind w:left="1440" w:right="720"/>
    </w:pPr>
    <w:rPr>
      <w:noProof/>
    </w:rPr>
  </w:style>
  <w:style w:type="paragraph" w:customStyle="1" w:styleId="TOC21">
    <w:name w:val="TOC 21"/>
    <w:basedOn w:val="Normal"/>
    <w:pPr>
      <w:tabs>
        <w:tab w:val="left" w:pos="7920"/>
        <w:tab w:val="left" w:leader="dot" w:pos="8280"/>
        <w:tab w:val="right" w:leader="dot" w:pos="8640"/>
      </w:tabs>
      <w:ind w:left="720" w:right="720"/>
    </w:pPr>
    <w:rPr>
      <w:noProof/>
    </w:rPr>
  </w:style>
  <w:style w:type="paragraph" w:customStyle="1" w:styleId="TOC11">
    <w:name w:val="TOC 11"/>
    <w:basedOn w:val="Normal"/>
    <w:pPr>
      <w:tabs>
        <w:tab w:val="left" w:pos="7920"/>
        <w:tab w:val="left" w:leader="dot" w:pos="8280"/>
        <w:tab w:val="right" w:leader="dot" w:pos="8640"/>
      </w:tabs>
      <w:spacing w:before="120" w:after="120"/>
      <w:ind w:right="720"/>
    </w:pPr>
    <w:rPr>
      <w:noProof/>
    </w:rPr>
  </w:style>
  <w:style w:type="paragraph" w:customStyle="1" w:styleId="LineNumber1">
    <w:name w:val="Line Number1"/>
    <w:basedOn w:val="Normal"/>
    <w:rPr>
      <w:noProof/>
    </w:rPr>
  </w:style>
  <w:style w:type="paragraph" w:customStyle="1" w:styleId="Rule">
    <w:name w:val="Rule"/>
    <w:basedOn w:val="Normal"/>
    <w:pPr>
      <w:spacing w:before="120"/>
    </w:pPr>
    <w:rPr>
      <w:noProof/>
    </w:rPr>
  </w:style>
  <w:style w:type="paragraph" w:customStyle="1" w:styleId="Recommendation">
    <w:name w:val="Recommendation"/>
    <w:basedOn w:val="Normal"/>
    <w:pPr>
      <w:spacing w:before="120"/>
    </w:pPr>
    <w:rPr>
      <w:noProof/>
    </w:rPr>
  </w:style>
  <w:style w:type="paragraph" w:customStyle="1" w:styleId="Permission">
    <w:name w:val="Permission"/>
    <w:basedOn w:val="Normal"/>
    <w:pPr>
      <w:spacing w:before="120"/>
    </w:pPr>
    <w:rPr>
      <w:noProof/>
    </w:rPr>
  </w:style>
  <w:style w:type="paragraph" w:customStyle="1" w:styleId="Sectiontitle">
    <w:name w:val="Section title"/>
    <w:basedOn w:val="Normal"/>
    <w:pPr>
      <w:ind w:right="-720"/>
    </w:pPr>
    <w:rPr>
      <w:b/>
      <w:noProof/>
      <w:sz w:val="28"/>
      <w:u w:val="single"/>
    </w:rPr>
  </w:style>
  <w:style w:type="paragraph" w:customStyle="1" w:styleId="TipText">
    <w:name w:val="Tip Text"/>
    <w:basedOn w:val="TipHead"/>
    <w:pPr>
      <w:keepNext w:val="0"/>
    </w:pPr>
    <w:rPr>
      <w:b w:val="0"/>
    </w:rPr>
  </w:style>
  <w:style w:type="paragraph" w:customStyle="1" w:styleId="TipHead">
    <w:name w:val="Tip Head"/>
    <w:basedOn w:val="Normal"/>
    <w:next w:val="TipText"/>
    <w:pPr>
      <w:keepNext/>
      <w:spacing w:before="120" w:after="120" w:line="240" w:lineRule="atLeast"/>
      <w:ind w:left="720"/>
    </w:pPr>
    <w:rPr>
      <w:rFonts w:ascii="Helvetica" w:hAnsi="Helvetica"/>
      <w:b/>
      <w:noProof/>
      <w:u w:val="single"/>
    </w:rPr>
  </w:style>
  <w:style w:type="paragraph" w:customStyle="1" w:styleId="TipFlag">
    <w:name w:val="Tip Flag"/>
    <w:basedOn w:val="Normal"/>
    <w:next w:val="Normal"/>
    <w:pPr>
      <w:keepNext/>
      <w:spacing w:before="120" w:after="120" w:line="240" w:lineRule="atLeast"/>
      <w:jc w:val="center"/>
    </w:pPr>
    <w:rPr>
      <w:b/>
      <w:noProof/>
      <w:sz w:val="28"/>
    </w:rPr>
  </w:style>
  <w:style w:type="paragraph" w:customStyle="1" w:styleId="bu">
    <w:name w:val="bu"/>
    <w:basedOn w:val="Normal"/>
    <w:pPr>
      <w:spacing w:before="120" w:after="120" w:line="240" w:lineRule="atLeast"/>
      <w:ind w:left="120" w:hanging="120"/>
    </w:pPr>
    <w:rPr>
      <w:noProof/>
    </w:rPr>
  </w:style>
  <w:style w:type="paragraph" w:customStyle="1" w:styleId="ue">
    <w:name w:val="ue"/>
    <w:basedOn w:val="Normal"/>
    <w:next w:val="Normal"/>
    <w:pPr>
      <w:spacing w:line="240" w:lineRule="atLeast"/>
      <w:ind w:left="720"/>
    </w:pPr>
    <w:rPr>
      <w:rFonts w:ascii="Helvetica" w:hAnsi="Helvetica"/>
      <w:noProof/>
    </w:rPr>
  </w:style>
  <w:style w:type="paragraph" w:customStyle="1" w:styleId="proc">
    <w:name w:val="proc"/>
    <w:basedOn w:val="bu"/>
    <w:pPr>
      <w:ind w:left="360" w:hanging="360"/>
    </w:pPr>
  </w:style>
  <w:style w:type="paragraph" w:customStyle="1" w:styleId="ibu">
    <w:name w:val="ibu"/>
    <w:basedOn w:val="bu"/>
    <w:pPr>
      <w:keepLines/>
      <w:tabs>
        <w:tab w:val="left" w:pos="840"/>
      </w:tabs>
      <w:spacing w:after="86"/>
      <w:ind w:left="835" w:hanging="245"/>
    </w:pPr>
  </w:style>
  <w:style w:type="paragraph" w:customStyle="1" w:styleId="eu">
    <w:name w:val="eu"/>
    <w:basedOn w:val="Normal"/>
    <w:pPr>
      <w:spacing w:before="120" w:after="80" w:line="240" w:lineRule="atLeast"/>
      <w:ind w:left="1440" w:hanging="720"/>
    </w:pPr>
    <w:rPr>
      <w:rFonts w:ascii="Helvetica" w:hAnsi="Helvetica"/>
      <w:noProof/>
    </w:rPr>
  </w:style>
  <w:style w:type="paragraph" w:customStyle="1" w:styleId="figcap">
    <w:name w:val="figcap"/>
    <w:basedOn w:val="Normal"/>
    <w:next w:val="Normal"/>
    <w:pPr>
      <w:spacing w:after="120" w:line="480" w:lineRule="atLeast"/>
      <w:ind w:left="720" w:hanging="720"/>
    </w:pPr>
    <w:rPr>
      <w:noProof/>
    </w:rPr>
  </w:style>
  <w:style w:type="paragraph" w:customStyle="1" w:styleId="ack">
    <w:name w:val="ack"/>
    <w:basedOn w:val="Normal"/>
    <w:next w:val="Normal"/>
    <w:pPr>
      <w:spacing w:line="480" w:lineRule="atLeast"/>
      <w:ind w:left="360"/>
    </w:pPr>
    <w:rPr>
      <w:noProof/>
      <w:sz w:val="16"/>
    </w:rPr>
  </w:style>
  <w:style w:type="paragraph" w:customStyle="1" w:styleId="paragraph">
    <w:name w:val="paragraph"/>
    <w:basedOn w:val="Normal"/>
    <w:pPr>
      <w:spacing w:after="80" w:line="480" w:lineRule="atLeast"/>
      <w:ind w:firstLine="720"/>
    </w:pPr>
    <w:rPr>
      <w:noProof/>
    </w:rPr>
  </w:style>
  <w:style w:type="paragraph" w:customStyle="1" w:styleId="bt1">
    <w:name w:val="bt1"/>
    <w:basedOn w:val="Normal"/>
    <w:pPr>
      <w:spacing w:after="120"/>
      <w:ind w:left="180"/>
    </w:pPr>
    <w:rPr>
      <w:noProof/>
    </w:rPr>
  </w:style>
  <w:style w:type="paragraph" w:customStyle="1" w:styleId="bt2">
    <w:name w:val="bt2"/>
    <w:basedOn w:val="Normal"/>
    <w:pPr>
      <w:spacing w:after="120"/>
      <w:ind w:left="360"/>
    </w:pPr>
    <w:rPr>
      <w:noProof/>
    </w:rPr>
  </w:style>
  <w:style w:type="paragraph" w:customStyle="1" w:styleId="bt3">
    <w:name w:val="bt3"/>
    <w:basedOn w:val="Normal"/>
    <w:pPr>
      <w:ind w:left="720"/>
    </w:pPr>
    <w:rPr>
      <w:noProof/>
    </w:rPr>
  </w:style>
  <w:style w:type="paragraph" w:customStyle="1" w:styleId="bt4">
    <w:name w:val="bt4"/>
    <w:basedOn w:val="Normal"/>
    <w:pPr>
      <w:ind w:left="1080"/>
    </w:pPr>
    <w:rPr>
      <w:noProof/>
    </w:rPr>
  </w:style>
  <w:style w:type="paragraph" w:customStyle="1" w:styleId="bt5">
    <w:name w:val="bt5"/>
    <w:basedOn w:val="Normal"/>
    <w:pPr>
      <w:ind w:left="1440"/>
    </w:pPr>
    <w:rPr>
      <w:noProof/>
    </w:rPr>
  </w:style>
  <w:style w:type="paragraph" w:customStyle="1" w:styleId="bt6">
    <w:name w:val="bt6"/>
    <w:basedOn w:val="Normal"/>
    <w:pPr>
      <w:ind w:left="1800"/>
    </w:pPr>
    <w:rPr>
      <w:noProof/>
    </w:rPr>
  </w:style>
  <w:style w:type="paragraph" w:customStyle="1" w:styleId="bt7">
    <w:name w:val="bt7"/>
    <w:basedOn w:val="Normal"/>
    <w:pPr>
      <w:ind w:left="2160"/>
    </w:pPr>
    <w:rPr>
      <w:noProof/>
    </w:rPr>
  </w:style>
  <w:style w:type="paragraph" w:customStyle="1" w:styleId="bt8">
    <w:name w:val="bt8"/>
    <w:basedOn w:val="Normal"/>
    <w:pPr>
      <w:ind w:left="2520"/>
    </w:pPr>
    <w:rPr>
      <w:noProof/>
    </w:rPr>
  </w:style>
  <w:style w:type="paragraph" w:customStyle="1" w:styleId="bt9">
    <w:name w:val="bt9"/>
    <w:basedOn w:val="Normal"/>
    <w:pPr>
      <w:ind w:left="2880"/>
    </w:pPr>
    <w:rPr>
      <w:noProof/>
    </w:rPr>
  </w:style>
  <w:style w:type="paragraph" w:customStyle="1" w:styleId="pr">
    <w:name w:val="pr"/>
    <w:basedOn w:val="ibu"/>
    <w:pPr>
      <w:keepLines w:val="0"/>
      <w:tabs>
        <w:tab w:val="clear" w:pos="840"/>
      </w:tabs>
      <w:spacing w:before="0" w:after="0" w:line="480" w:lineRule="atLeast"/>
      <w:ind w:left="1080" w:hanging="360"/>
    </w:pPr>
  </w:style>
  <w:style w:type="paragraph" w:customStyle="1" w:styleId="tab2right">
    <w:name w:val="tab2right"/>
    <w:basedOn w:val="Normal"/>
    <w:pPr>
      <w:spacing w:line="240" w:lineRule="atLeast"/>
      <w:jc w:val="center"/>
    </w:pPr>
    <w:rPr>
      <w:noProof/>
    </w:rPr>
  </w:style>
  <w:style w:type="paragraph" w:customStyle="1" w:styleId="RuleText">
    <w:name w:val="RuleText"/>
    <w:basedOn w:val="Rule"/>
    <w:next w:val="Normal"/>
    <w:pPr>
      <w:spacing w:before="0" w:after="240"/>
      <w:ind w:left="1080"/>
    </w:pPr>
    <w:rPr>
      <w:noProof w:val="0"/>
      <w:color w:val="000000"/>
      <w:sz w:val="24"/>
    </w:rPr>
  </w:style>
  <w:style w:type="paragraph" w:customStyle="1" w:styleId="Section">
    <w:name w:val="Section"/>
    <w:basedOn w:val="Heading1"/>
    <w:pPr>
      <w:keepNext w:val="0"/>
      <w:numPr>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outlineLvl w:val="9"/>
    </w:pPr>
    <w:rPr>
      <w:rFonts w:ascii="Times New Roman" w:hAnsi="Times New Roman"/>
      <w:noProof/>
      <w:kern w:val="0"/>
      <w:sz w:val="48"/>
    </w:rPr>
  </w:style>
  <w:style w:type="character" w:customStyle="1" w:styleId="CourierNew9">
    <w:name w:val="CourierNew9"/>
    <w:rPr>
      <w:rFonts w:ascii="Courier New" w:hAnsi="Courier New" w:cs="Courier New"/>
      <w:sz w:val="18"/>
      <w:szCs w:val="18"/>
    </w:rPr>
  </w:style>
  <w:style w:type="paragraph" w:customStyle="1" w:styleId="bpdy1">
    <w:name w:val="bpdy1"/>
    <w:basedOn w:val="Normal"/>
    <w:pPr>
      <w:autoSpaceDE w:val="0"/>
      <w:autoSpaceDN w:val="0"/>
      <w:adjustRightInd w:val="0"/>
    </w:pPr>
  </w:style>
  <w:style w:type="paragraph" w:customStyle="1" w:styleId="TableHeading">
    <w:name w:val="Table Heading"/>
    <w:basedOn w:val="Normal"/>
    <w:pPr>
      <w:keepNext/>
      <w:keepLines/>
      <w:spacing w:before="80" w:after="80"/>
    </w:pPr>
    <w:rPr>
      <w:rFonts w:ascii="Times" w:hAnsi="Times"/>
      <w:b/>
      <w:sz w:val="24"/>
    </w:rPr>
  </w:style>
  <w:style w:type="paragraph" w:customStyle="1" w:styleId="TableCells">
    <w:name w:val="Table Cells"/>
    <w:basedOn w:val="Normal"/>
    <w:pPr>
      <w:keepNext/>
      <w:keepLines/>
      <w:spacing w:before="40" w:after="40"/>
    </w:pPr>
    <w:rPr>
      <w:rFonts w:ascii="Times" w:hAnsi="Times"/>
      <w:sz w:val="24"/>
    </w:rPr>
  </w:style>
  <w:style w:type="paragraph" w:customStyle="1" w:styleId="subhead10">
    <w:name w:val="subhead 1"/>
    <w:basedOn w:val="LXIBody"/>
  </w:style>
  <w:style w:type="paragraph" w:customStyle="1" w:styleId="AttrFuncHeading3">
    <w:name w:val="Attr+Func Heading 3"/>
    <w:basedOn w:val="Heading3"/>
    <w:next w:val="LXIBody"/>
    <w:pPr>
      <w:pageBreakBefore/>
      <w:spacing w:before="0" w:after="240"/>
    </w:pPr>
  </w:style>
  <w:style w:type="paragraph" w:customStyle="1" w:styleId="bnody">
    <w:name w:val="bnody"/>
    <w:basedOn w:val="Body1"/>
  </w:style>
  <w:style w:type="paragraph" w:customStyle="1" w:styleId="Listbullet6">
    <w:name w:val="List::bullet"/>
    <w:basedOn w:val="LXIBody"/>
  </w:style>
  <w:style w:type="character" w:customStyle="1" w:styleId="Heading2Char">
    <w:name w:val="Heading 2 Char"/>
    <w:rPr>
      <w:rFonts w:ascii="Arial" w:hAnsi="Arial"/>
      <w:b/>
      <w:i/>
      <w:sz w:val="24"/>
      <w:szCs w:val="24"/>
      <w:lang w:val="en-US" w:eastAsia="en-US" w:bidi="ar-SA"/>
    </w:rPr>
  </w:style>
  <w:style w:type="paragraph" w:customStyle="1" w:styleId="RoadmapItem">
    <w:name w:val="RoadmapItem"/>
    <w:basedOn w:val="LXIBody"/>
    <w:link w:val="RoadmapItemChar1"/>
    <w:rPr>
      <w:i/>
      <w:iCs/>
      <w:color w:val="0000FF"/>
    </w:rPr>
  </w:style>
  <w:style w:type="character" w:customStyle="1" w:styleId="BodyChar">
    <w:name w:val="Body Char"/>
    <w:rPr>
      <w:lang w:val="en-US" w:eastAsia="en-US" w:bidi="ar-SA"/>
    </w:rPr>
  </w:style>
  <w:style w:type="character" w:customStyle="1" w:styleId="Code1Char">
    <w:name w:val="Code1 Char"/>
    <w:rPr>
      <w:rFonts w:ascii="Courier New" w:hAnsi="Courier New"/>
      <w:sz w:val="18"/>
      <w:lang w:val="en-US" w:eastAsia="en-US" w:bidi="ar-SA"/>
    </w:rPr>
  </w:style>
  <w:style w:type="character" w:customStyle="1" w:styleId="Code1nospChar">
    <w:name w:val="Code1(nosp) Char"/>
    <w:rPr>
      <w:rFonts w:ascii="Courier New" w:hAnsi="Courier New"/>
      <w:sz w:val="18"/>
      <w:lang w:val="en-US" w:eastAsia="en-US" w:bidi="ar-SA"/>
    </w:rPr>
  </w:style>
  <w:style w:type="character" w:customStyle="1" w:styleId="Code2Char">
    <w:name w:val="Code2 Char"/>
    <w:rPr>
      <w:rFonts w:ascii="Courier New" w:hAnsi="Courier New"/>
      <w:sz w:val="18"/>
      <w:lang w:val="en-US" w:eastAsia="en-US" w:bidi="ar-SA"/>
    </w:rPr>
  </w:style>
  <w:style w:type="character" w:customStyle="1" w:styleId="Code3Char">
    <w:name w:val="Code3 Char"/>
    <w:rPr>
      <w:rFonts w:ascii="Courier New" w:hAnsi="Courier New"/>
      <w:sz w:val="18"/>
      <w:lang w:val="en-US" w:eastAsia="en-US" w:bidi="ar-SA"/>
    </w:rPr>
  </w:style>
  <w:style w:type="character" w:customStyle="1" w:styleId="ListNumber4Char">
    <w:name w:val="List Number 4 Char"/>
    <w:rPr>
      <w:szCs w:val="24"/>
      <w:lang w:val="en-US" w:eastAsia="en-US" w:bidi="ar-SA"/>
    </w:rPr>
  </w:style>
  <w:style w:type="character" w:customStyle="1" w:styleId="Heading4Char1">
    <w:name w:val="Heading 4 Char1"/>
    <w:rPr>
      <w:rFonts w:ascii="Arial" w:hAnsi="Arial"/>
      <w:sz w:val="24"/>
      <w:szCs w:val="24"/>
      <w:lang w:val="en-US" w:eastAsia="en-US" w:bidi="ar-SA"/>
    </w:rPr>
  </w:style>
  <w:style w:type="paragraph" w:customStyle="1" w:styleId="GlossaryEntry">
    <w:name w:val="GlossaryEntry"/>
    <w:basedOn w:val="Normal"/>
    <w:next w:val="NormalWeb"/>
    <w:pPr>
      <w:spacing w:before="360" w:after="60"/>
    </w:pPr>
    <w:rPr>
      <w:rFonts w:ascii="Arial" w:hAnsi="Arial"/>
      <w:b/>
      <w:sz w:val="24"/>
    </w:rPr>
  </w:style>
  <w:style w:type="paragraph" w:customStyle="1" w:styleId="Normalspacebefore">
    <w:name w:val="Normal space before"/>
    <w:basedOn w:val="Normal"/>
    <w:pPr>
      <w:spacing w:before="120"/>
    </w:pPr>
    <w:rPr>
      <w:rFonts w:ascii="Arial" w:hAnsi="Arial" w:cs="Arial"/>
      <w:sz w:val="22"/>
      <w:szCs w:val="22"/>
    </w:rPr>
  </w:style>
  <w:style w:type="character" w:customStyle="1" w:styleId="BodyChar1">
    <w:name w:val="Body Char1"/>
    <w:rPr>
      <w:lang w:val="en-US" w:eastAsia="en-US" w:bidi="ar-SA"/>
    </w:rPr>
  </w:style>
  <w:style w:type="character" w:customStyle="1" w:styleId="RoadmapItemChar">
    <w:name w:val="RoadmapItem Char"/>
    <w:rPr>
      <w:i/>
      <w:iCs/>
      <w:color w:val="0000FF"/>
      <w:lang w:val="en-US" w:eastAsia="en-US" w:bidi="ar-SA"/>
    </w:rPr>
  </w:style>
  <w:style w:type="paragraph" w:customStyle="1" w:styleId="LXIAppendHeading">
    <w:name w:val="LXI Append Heading"/>
    <w:basedOn w:val="Heading1"/>
    <w:next w:val="LXIBody"/>
    <w:pPr>
      <w:numPr>
        <w:numId w:val="7"/>
      </w:numPr>
      <w:autoSpaceDE w:val="0"/>
      <w:autoSpaceDN w:val="0"/>
      <w:adjustRightInd w:val="0"/>
    </w:pPr>
    <w:rPr>
      <w:b w:val="0"/>
      <w:bCs/>
      <w:sz w:val="28"/>
      <w:szCs w:val="20"/>
    </w:rPr>
  </w:style>
  <w:style w:type="paragraph" w:customStyle="1" w:styleId="Heading2Appendix">
    <w:name w:val="Heading 2 Appendix"/>
    <w:basedOn w:val="Heading2"/>
    <w:next w:val="LXIBody"/>
    <w:pPr>
      <w:numPr>
        <w:numId w:val="7"/>
      </w:numPr>
    </w:pPr>
  </w:style>
  <w:style w:type="paragraph" w:customStyle="1" w:styleId="AppendixHead2">
    <w:name w:val="Appendix Head2"/>
    <w:basedOn w:val="Normal"/>
  </w:style>
  <w:style w:type="paragraph" w:customStyle="1" w:styleId="Heading3Appendix">
    <w:name w:val="Heading 3 Appendix"/>
    <w:basedOn w:val="Heading3"/>
    <w:next w:val="LXIBody"/>
    <w:pPr>
      <w:numPr>
        <w:numId w:val="7"/>
      </w:numPr>
    </w:pPr>
  </w:style>
  <w:style w:type="paragraph" w:customStyle="1" w:styleId="Heading4Appendix">
    <w:name w:val="Heading 4 Appendix"/>
    <w:basedOn w:val="Heading4"/>
    <w:next w:val="LXIBody"/>
    <w:pPr>
      <w:numPr>
        <w:numId w:val="6"/>
      </w:numPr>
    </w:pPr>
  </w:style>
  <w:style w:type="paragraph" w:customStyle="1" w:styleId="Figure">
    <w:name w:val="Figure"/>
    <w:basedOn w:val="Caption"/>
    <w:pPr>
      <w:jc w:val="center"/>
    </w:pPr>
  </w:style>
  <w:style w:type="paragraph" w:customStyle="1" w:styleId="body0">
    <w:name w:val="body0"/>
    <w:basedOn w:val="Normal"/>
    <w:pPr>
      <w:spacing w:before="200"/>
      <w:ind w:left="720"/>
    </w:pPr>
    <w:rPr>
      <w:rFonts w:eastAsia="SimSun"/>
      <w:szCs w:val="20"/>
      <w:lang w:eastAsia="zh-CN"/>
    </w:rPr>
  </w:style>
  <w:style w:type="character" w:customStyle="1" w:styleId="Heading2Char1">
    <w:name w:val="Heading 2 Char1"/>
    <w:rPr>
      <w:rFonts w:ascii="Arial" w:hAnsi="Arial"/>
      <w:b/>
      <w:sz w:val="28"/>
      <w:szCs w:val="28"/>
      <w:lang w:val="en-US" w:eastAsia="en-US" w:bidi="ar-SA"/>
    </w:rPr>
  </w:style>
  <w:style w:type="character" w:customStyle="1" w:styleId="Subhead1Char">
    <w:name w:val="Subhead1 Char"/>
    <w:rPr>
      <w:rFonts w:ascii="Arial" w:hAnsi="Arial" w:cs="Arial"/>
      <w:b/>
      <w:noProof/>
      <w:lang w:val="en-US" w:eastAsia="en-US" w:bidi="ar-SA"/>
    </w:rPr>
  </w:style>
  <w:style w:type="character" w:styleId="CommentReference">
    <w:name w:val="annotation reference"/>
    <w:semiHidden/>
    <w:rPr>
      <w:sz w:val="16"/>
      <w:szCs w:val="16"/>
    </w:rPr>
  </w:style>
  <w:style w:type="character" w:customStyle="1" w:styleId="BodyChar2">
    <w:name w:val="Body Char2"/>
    <w:rPr>
      <w:lang w:val="en-US" w:eastAsia="en-US" w:bidi="ar-SA"/>
    </w:rPr>
  </w:style>
  <w:style w:type="paragraph" w:customStyle="1" w:styleId="ObservationHeading">
    <w:name w:val="Observation Heading"/>
    <w:basedOn w:val="Heading8"/>
    <w:autoRedefine/>
    <w:rsid w:val="00193F7B"/>
    <w:pPr>
      <w:numPr>
        <w:ilvl w:val="0"/>
        <w:numId w:val="0"/>
      </w:numPr>
      <w:ind w:left="576"/>
    </w:pPr>
    <w:rPr>
      <w:rFonts w:eastAsia="MS Mincho" w:cs="Arial"/>
      <w:b/>
      <w:color w:val="000000"/>
      <w:sz w:val="22"/>
      <w:szCs w:val="22"/>
      <w:lang w:eastAsia="ja-JP"/>
    </w:rPr>
  </w:style>
  <w:style w:type="character" w:customStyle="1" w:styleId="Heading3Char1">
    <w:name w:val="Heading 3 Char1"/>
    <w:rPr>
      <w:rFonts w:ascii="Arial" w:hAnsi="Arial"/>
      <w:b/>
      <w:sz w:val="24"/>
      <w:szCs w:val="24"/>
      <w:lang w:val="en-US" w:eastAsia="en-US" w:bidi="ar-SA"/>
    </w:rPr>
  </w:style>
  <w:style w:type="character" w:customStyle="1" w:styleId="ObservationHeadingCharChar">
    <w:name w:val="Observation Heading Char Char"/>
    <w:rPr>
      <w:rFonts w:ascii="Arial" w:eastAsia="MS Mincho" w:hAnsi="Arial"/>
      <w:b/>
      <w:i/>
      <w:sz w:val="22"/>
      <w:szCs w:val="24"/>
      <w:lang w:val="en-US" w:eastAsia="ja-JP" w:bidi="ar-SA"/>
    </w:rPr>
  </w:style>
  <w:style w:type="paragraph" w:customStyle="1" w:styleId="LXIObservationBody">
    <w:name w:val="LXI Observation Body"/>
    <w:basedOn w:val="BodyText"/>
    <w:link w:val="LXIObservationBodyCharChar"/>
    <w:rsid w:val="00194448"/>
    <w:pPr>
      <w:pBdr>
        <w:top w:val="single" w:sz="4" w:space="4" w:color="auto"/>
        <w:left w:val="single" w:sz="4" w:space="4" w:color="auto"/>
        <w:bottom w:val="single" w:sz="4" w:space="4" w:color="auto"/>
        <w:right w:val="single" w:sz="4" w:space="4" w:color="auto"/>
      </w:pBdr>
      <w:shd w:val="clear" w:color="auto" w:fill="E6E6E6"/>
      <w:ind w:left="1699"/>
    </w:pPr>
    <w:rPr>
      <w:szCs w:val="20"/>
    </w:rPr>
  </w:style>
  <w:style w:type="paragraph" w:customStyle="1" w:styleId="ObservationNumbering">
    <w:name w:val="Observation Numbering"/>
    <w:basedOn w:val="LXIObservationBody"/>
    <w:pPr>
      <w:numPr>
        <w:numId w:val="9"/>
      </w:numPr>
    </w:pPr>
    <w:rPr>
      <w:rFonts w:eastAsia="MS Mincho"/>
      <w:lang w:eastAsia="ja-JP"/>
    </w:rPr>
  </w:style>
  <w:style w:type="character" w:customStyle="1" w:styleId="NoteHeadingChar">
    <w:name w:val="Note Heading Char"/>
    <w:rPr>
      <w:szCs w:val="24"/>
      <w:lang w:val="en-US" w:eastAsia="en-US" w:bidi="ar-SA"/>
    </w:rPr>
  </w:style>
  <w:style w:type="character" w:customStyle="1" w:styleId="NoteChar">
    <w:name w:val="Note Char"/>
    <w:rPr>
      <w:rFonts w:ascii="MS Sans Serif" w:hAnsi="MS Sans Serif"/>
      <w:b/>
      <w:szCs w:val="24"/>
      <w:lang w:val="en-US" w:eastAsia="en-US" w:bidi="ar-SA"/>
    </w:rPr>
  </w:style>
  <w:style w:type="character" w:customStyle="1" w:styleId="ObservationHeadingChar">
    <w:name w:val="Observation Heading Char"/>
    <w:rPr>
      <w:rFonts w:ascii="Arial" w:eastAsia="MS Mincho" w:hAnsi="Arial"/>
      <w:b/>
      <w:i/>
      <w:sz w:val="22"/>
      <w:szCs w:val="24"/>
      <w:lang w:val="en-US" w:eastAsia="ja-JP" w:bidi="ar-SA"/>
    </w:rPr>
  </w:style>
  <w:style w:type="character" w:customStyle="1" w:styleId="BodyTextChar">
    <w:name w:val="Body Text Char"/>
    <w:link w:val="BodyText"/>
    <w:rsid w:val="001D5197"/>
    <w:rPr>
      <w:szCs w:val="24"/>
      <w:lang w:val="en-US" w:eastAsia="en-US" w:bidi="ar-SA"/>
    </w:rPr>
  </w:style>
  <w:style w:type="character" w:customStyle="1" w:styleId="LXIObservationBodyCharChar">
    <w:name w:val="LXI Observation Body Char Char"/>
    <w:link w:val="LXIObservationBody"/>
    <w:rsid w:val="00194448"/>
    <w:rPr>
      <w:szCs w:val="24"/>
      <w:lang w:val="en-US" w:eastAsia="en-US" w:bidi="ar-SA"/>
    </w:rPr>
  </w:style>
  <w:style w:type="table" w:styleId="TableGrid">
    <w:name w:val="Table Grid"/>
    <w:basedOn w:val="TableNormal"/>
    <w:rsid w:val="00097C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2">
    <w:name w:val="Heading 2 Char2"/>
    <w:link w:val="Heading2"/>
    <w:rsid w:val="00F335D0"/>
    <w:rPr>
      <w:rFonts w:ascii="Arial" w:hAnsi="Arial"/>
      <w:b/>
      <w:sz w:val="28"/>
      <w:szCs w:val="28"/>
    </w:rPr>
  </w:style>
  <w:style w:type="character" w:customStyle="1" w:styleId="Heading3Char2">
    <w:name w:val="Heading 3 Char2"/>
    <w:link w:val="Heading3"/>
    <w:rsid w:val="00F335D0"/>
    <w:rPr>
      <w:rFonts w:ascii="Arial" w:hAnsi="Arial"/>
      <w:b/>
      <w:sz w:val="24"/>
      <w:szCs w:val="24"/>
    </w:rPr>
  </w:style>
  <w:style w:type="character" w:customStyle="1" w:styleId="CharChar1">
    <w:name w:val="Char Char1"/>
    <w:rsid w:val="00F335D0"/>
    <w:rPr>
      <w:szCs w:val="24"/>
      <w:lang w:val="en-US" w:eastAsia="en-US" w:bidi="ar-SA"/>
    </w:rPr>
  </w:style>
  <w:style w:type="paragraph" w:customStyle="1" w:styleId="ObservationTitle">
    <w:name w:val="Observation Title"/>
    <w:basedOn w:val="LXIObservationBody"/>
    <w:rsid w:val="00FF3408"/>
    <w:pPr>
      <w:pBdr>
        <w:top w:val="none" w:sz="0" w:space="0" w:color="auto"/>
        <w:left w:val="none" w:sz="0" w:space="0" w:color="auto"/>
        <w:bottom w:val="none" w:sz="0" w:space="0" w:color="auto"/>
        <w:right w:val="none" w:sz="0" w:space="0" w:color="auto"/>
      </w:pBdr>
      <w:shd w:val="clear" w:color="auto" w:fill="auto"/>
      <w:jc w:val="center"/>
    </w:pPr>
    <w:rPr>
      <w:b/>
      <w:i/>
      <w:vanish/>
      <w:sz w:val="44"/>
      <w:szCs w:val="44"/>
    </w:rPr>
  </w:style>
  <w:style w:type="paragraph" w:customStyle="1" w:styleId="StyleObservationTitleLeft0">
    <w:name w:val="Style Observation Title + Left:  0&quot;"/>
    <w:basedOn w:val="ObservationTitle"/>
    <w:rsid w:val="00194448"/>
    <w:pPr>
      <w:ind w:left="0"/>
    </w:pPr>
    <w:rPr>
      <w:rFonts w:ascii="Arial" w:hAnsi="Arial"/>
      <w:bCs/>
      <w:iCs/>
      <w:vanish w:val="0"/>
    </w:rPr>
  </w:style>
  <w:style w:type="character" w:customStyle="1" w:styleId="LXIBodyCharChar">
    <w:name w:val="LXI Body Char Char"/>
    <w:link w:val="LXIBody"/>
    <w:rsid w:val="008059BA"/>
    <w:rPr>
      <w:lang w:val="en-US" w:eastAsia="en-US" w:bidi="ar-SA"/>
    </w:rPr>
  </w:style>
  <w:style w:type="character" w:customStyle="1" w:styleId="NoteHeadingChar1">
    <w:name w:val="Note Heading Char1"/>
    <w:link w:val="NoteHeading"/>
    <w:rsid w:val="00643AF4"/>
    <w:rPr>
      <w:i/>
      <w:szCs w:val="24"/>
      <w:lang w:val="en-US" w:eastAsia="en-US" w:bidi="ar-SA"/>
    </w:rPr>
  </w:style>
  <w:style w:type="paragraph" w:customStyle="1" w:styleId="LXITableHeader">
    <w:name w:val="LXI Table Header"/>
    <w:basedOn w:val="Normal"/>
    <w:rsid w:val="003B44D9"/>
    <w:pPr>
      <w:jc w:val="center"/>
    </w:pPr>
    <w:rPr>
      <w:rFonts w:ascii="Arial" w:hAnsi="Arial"/>
      <w:b/>
      <w:bCs/>
      <w:szCs w:val="20"/>
    </w:rPr>
  </w:style>
  <w:style w:type="character" w:customStyle="1" w:styleId="LXIColumnHeaderChar">
    <w:name w:val="LXI Column Header Char"/>
    <w:link w:val="LXIColumnHeader"/>
    <w:rsid w:val="000B2825"/>
    <w:rPr>
      <w:b/>
      <w:bCs/>
      <w:lang w:val="en-US" w:eastAsia="en-US" w:bidi="ar-SA"/>
    </w:rPr>
  </w:style>
  <w:style w:type="numbering" w:customStyle="1" w:styleId="LXIOpenBullet">
    <w:name w:val="LXI Open Bullet"/>
    <w:basedOn w:val="NoList"/>
    <w:rsid w:val="000B2825"/>
    <w:pPr>
      <w:numPr>
        <w:numId w:val="10"/>
      </w:numPr>
    </w:pPr>
  </w:style>
  <w:style w:type="paragraph" w:customStyle="1" w:styleId="LXIBodyLeft">
    <w:name w:val="LXI Body Left"/>
    <w:basedOn w:val="Normal"/>
    <w:rsid w:val="000B2825"/>
  </w:style>
  <w:style w:type="character" w:customStyle="1" w:styleId="LXISubheading">
    <w:name w:val="LXI Subheading"/>
    <w:rsid w:val="001D6437"/>
    <w:rPr>
      <w:b/>
      <w:bCs/>
      <w:sz w:val="24"/>
      <w:szCs w:val="24"/>
    </w:rPr>
  </w:style>
  <w:style w:type="paragraph" w:customStyle="1" w:styleId="NormalCentered">
    <w:name w:val="Normal Centered"/>
    <w:basedOn w:val="Normal"/>
    <w:rsid w:val="003C48AA"/>
    <w:pPr>
      <w:jc w:val="center"/>
    </w:pPr>
    <w:rPr>
      <w:szCs w:val="20"/>
    </w:rPr>
  </w:style>
  <w:style w:type="paragraph" w:customStyle="1" w:styleId="LXICentered">
    <w:name w:val="LXI Centered"/>
    <w:basedOn w:val="Normal"/>
    <w:rsid w:val="003C48AA"/>
    <w:pPr>
      <w:jc w:val="center"/>
    </w:pPr>
    <w:rPr>
      <w:szCs w:val="20"/>
    </w:rPr>
  </w:style>
  <w:style w:type="character" w:customStyle="1" w:styleId="LXICode2Char">
    <w:name w:val="LXI Code2 Char"/>
    <w:link w:val="LXICode2"/>
    <w:rsid w:val="00A03B57"/>
    <w:rPr>
      <w:rFonts w:ascii="Courier New" w:hAnsi="Courier New"/>
      <w:sz w:val="18"/>
      <w:lang w:val="en-US" w:eastAsia="en-US" w:bidi="ar-SA"/>
    </w:rPr>
  </w:style>
  <w:style w:type="character" w:customStyle="1" w:styleId="LXIFootnoteRefBlue">
    <w:name w:val="LXI Footnote Ref Blue"/>
    <w:rsid w:val="009B7066"/>
    <w:rPr>
      <w:i/>
      <w:iCs/>
      <w:color w:val="0000FF"/>
      <w:sz w:val="21"/>
      <w:vertAlign w:val="superscript"/>
    </w:rPr>
  </w:style>
  <w:style w:type="character" w:customStyle="1" w:styleId="LXIHeader14pt">
    <w:name w:val="LXI Header 14 pt"/>
    <w:rsid w:val="00D24F9D"/>
    <w:rPr>
      <w:rFonts w:ascii="Helvetica-Bold" w:hAnsi="Helvetica-Bold"/>
      <w:b/>
      <w:bCs/>
      <w:sz w:val="28"/>
    </w:rPr>
  </w:style>
  <w:style w:type="character" w:customStyle="1" w:styleId="RoadmapItemChar1">
    <w:name w:val="RoadmapItem Char1"/>
    <w:link w:val="RoadmapItem"/>
    <w:rsid w:val="005E452E"/>
    <w:rPr>
      <w:i/>
      <w:iCs/>
      <w:color w:val="0000FF"/>
      <w:lang w:val="en-US" w:eastAsia="en-US" w:bidi="ar-SA"/>
    </w:rPr>
  </w:style>
  <w:style w:type="paragraph" w:customStyle="1" w:styleId="StyleCaptionLXICentered1">
    <w:name w:val="Style CaptionLXI + Centered1"/>
    <w:basedOn w:val="Caption"/>
    <w:rsid w:val="009B72A2"/>
    <w:pPr>
      <w:jc w:val="center"/>
    </w:pPr>
    <w:rPr>
      <w:bCs/>
    </w:rPr>
  </w:style>
  <w:style w:type="paragraph" w:customStyle="1" w:styleId="LXITitle">
    <w:name w:val="LXI Title"/>
    <w:basedOn w:val="NormalCentered"/>
    <w:rsid w:val="00713C0C"/>
    <w:pPr>
      <w:spacing w:before="960"/>
    </w:pPr>
    <w:rPr>
      <w:b/>
      <w:bCs/>
      <w:sz w:val="48"/>
    </w:rPr>
  </w:style>
  <w:style w:type="character" w:customStyle="1" w:styleId="CharChar4">
    <w:name w:val="Char Char4"/>
    <w:rsid w:val="00A122A9"/>
    <w:rPr>
      <w:b/>
      <w:sz w:val="28"/>
      <w:szCs w:val="28"/>
      <w:lang w:val="en-US" w:eastAsia="en-US" w:bidi="ar-SA"/>
    </w:rPr>
  </w:style>
  <w:style w:type="character" w:customStyle="1" w:styleId="CharChar3">
    <w:name w:val="Char Char3"/>
    <w:rsid w:val="00A122A9"/>
    <w:rPr>
      <w:b/>
      <w:sz w:val="24"/>
      <w:szCs w:val="24"/>
      <w:lang w:val="en-US" w:eastAsia="en-US" w:bidi="ar-SA"/>
    </w:rPr>
  </w:style>
  <w:style w:type="paragraph" w:customStyle="1" w:styleId="StyleLXIBodyBold1">
    <w:name w:val="Style LXI Body + Bold1"/>
    <w:basedOn w:val="LXIBody"/>
    <w:link w:val="StyleLXIBodyBold1Char"/>
    <w:rsid w:val="00A122A9"/>
    <w:rPr>
      <w:b/>
      <w:bCs/>
    </w:rPr>
  </w:style>
  <w:style w:type="character" w:customStyle="1" w:styleId="StyleLXIBodyBold1Char">
    <w:name w:val="Style LXI Body + Bold1 Char"/>
    <w:link w:val="StyleLXIBodyBold1"/>
    <w:rsid w:val="00A122A9"/>
    <w:rPr>
      <w:b/>
      <w:bCs/>
      <w:lang w:val="en-US" w:eastAsia="en-US" w:bidi="ar-SA"/>
    </w:rPr>
  </w:style>
  <w:style w:type="character" w:customStyle="1" w:styleId="Heading2CharChar1">
    <w:name w:val="Heading 2 Char Char1"/>
    <w:rsid w:val="00A122A9"/>
    <w:rPr>
      <w:b/>
      <w:sz w:val="28"/>
      <w:szCs w:val="28"/>
      <w:lang w:val="en-US" w:eastAsia="en-US" w:bidi="ar-SA"/>
    </w:rPr>
  </w:style>
  <w:style w:type="character" w:customStyle="1" w:styleId="CharChar">
    <w:name w:val="Char Char"/>
    <w:rsid w:val="00A122A9"/>
    <w:rPr>
      <w:i/>
      <w:szCs w:val="24"/>
      <w:lang w:val="en-US" w:eastAsia="en-US" w:bidi="ar-SA"/>
    </w:rPr>
  </w:style>
  <w:style w:type="character" w:customStyle="1" w:styleId="start-tag">
    <w:name w:val="start-tag"/>
    <w:basedOn w:val="DefaultParagraphFont"/>
    <w:rsid w:val="00BF3EE9"/>
  </w:style>
  <w:style w:type="character" w:customStyle="1" w:styleId="end-tag">
    <w:name w:val="end-tag"/>
    <w:basedOn w:val="DefaultParagraphFont"/>
    <w:rsid w:val="00BF3EE9"/>
  </w:style>
  <w:style w:type="paragraph" w:customStyle="1" w:styleId="western">
    <w:name w:val="western"/>
    <w:basedOn w:val="Normal"/>
    <w:rsid w:val="007742D1"/>
    <w:rPr>
      <w:sz w:val="24"/>
    </w:rPr>
  </w:style>
  <w:style w:type="character" w:styleId="LineNumber">
    <w:name w:val="line number"/>
    <w:basedOn w:val="DefaultParagraphFont"/>
    <w:rsid w:val="00EF09FD"/>
  </w:style>
  <w:style w:type="paragraph" w:customStyle="1" w:styleId="SpaceBefore">
    <w:name w:val="Space Before"/>
    <w:basedOn w:val="Normal"/>
    <w:rsid w:val="00304982"/>
    <w:pPr>
      <w:spacing w:before="120"/>
    </w:pPr>
    <w:rPr>
      <w:bCs/>
      <w:sz w:val="24"/>
    </w:rPr>
  </w:style>
  <w:style w:type="character" w:customStyle="1" w:styleId="editsection7">
    <w:name w:val="editsection7"/>
    <w:rsid w:val="00AF2A48"/>
    <w:rPr>
      <w:sz w:val="16"/>
      <w:szCs w:val="16"/>
    </w:rPr>
  </w:style>
  <w:style w:type="character" w:customStyle="1" w:styleId="mw-headline">
    <w:name w:val="mw-headline"/>
    <w:basedOn w:val="DefaultParagraphFont"/>
    <w:rsid w:val="00AF2A48"/>
  </w:style>
  <w:style w:type="paragraph" w:customStyle="1" w:styleId="observationheading0">
    <w:name w:val="observationheading"/>
    <w:basedOn w:val="Normal"/>
    <w:rsid w:val="006504CB"/>
    <w:pPr>
      <w:spacing w:before="100" w:beforeAutospacing="1" w:after="100" w:afterAutospacing="1"/>
    </w:pPr>
    <w:rPr>
      <w:color w:val="000000"/>
      <w:sz w:val="24"/>
    </w:rPr>
  </w:style>
  <w:style w:type="character" w:customStyle="1" w:styleId="msoins0">
    <w:name w:val="msoins"/>
    <w:basedOn w:val="DefaultParagraphFont"/>
    <w:rsid w:val="006504CB"/>
  </w:style>
  <w:style w:type="paragraph" w:customStyle="1" w:styleId="lxiobservationbody0">
    <w:name w:val="lxiobservationbody"/>
    <w:basedOn w:val="Normal"/>
    <w:rsid w:val="006504CB"/>
    <w:pPr>
      <w:spacing w:before="100" w:beforeAutospacing="1" w:after="100" w:afterAutospacing="1"/>
    </w:pPr>
    <w:rPr>
      <w:color w:val="000000"/>
      <w:sz w:val="24"/>
    </w:rPr>
  </w:style>
  <w:style w:type="paragraph" w:styleId="ListParagraph">
    <w:name w:val="List Paragraph"/>
    <w:basedOn w:val="Normal"/>
    <w:uiPriority w:val="34"/>
    <w:qFormat/>
    <w:rsid w:val="007A754D"/>
    <w:pPr>
      <w:spacing w:after="200" w:line="276" w:lineRule="auto"/>
      <w:ind w:left="720"/>
      <w:contextualSpacing/>
    </w:pPr>
    <w:rPr>
      <w:rFonts w:ascii="Calibri" w:eastAsia="Calibri" w:hAnsi="Calibri"/>
      <w:sz w:val="22"/>
      <w:szCs w:val="22"/>
      <w:lang w:val="en-GB"/>
    </w:rPr>
  </w:style>
  <w:style w:type="character" w:customStyle="1" w:styleId="m1">
    <w:name w:val="m1"/>
    <w:rsid w:val="007B3A4F"/>
    <w:rPr>
      <w:color w:val="0000FF"/>
    </w:rPr>
  </w:style>
  <w:style w:type="character" w:customStyle="1" w:styleId="pi1">
    <w:name w:val="pi1"/>
    <w:rsid w:val="007B3A4F"/>
    <w:rPr>
      <w:color w:val="0000FF"/>
    </w:rPr>
  </w:style>
  <w:style w:type="character" w:customStyle="1" w:styleId="t1">
    <w:name w:val="t1"/>
    <w:rsid w:val="007B3A4F"/>
    <w:rPr>
      <w:color w:val="990000"/>
    </w:rPr>
  </w:style>
  <w:style w:type="character" w:customStyle="1" w:styleId="ns1">
    <w:name w:val="ns1"/>
    <w:rsid w:val="007B3A4F"/>
    <w:rPr>
      <w:color w:val="FF0000"/>
    </w:rPr>
  </w:style>
  <w:style w:type="character" w:customStyle="1" w:styleId="b1">
    <w:name w:val="b1"/>
    <w:rsid w:val="007B3A4F"/>
    <w:rPr>
      <w:rFonts w:ascii="Courier New" w:hAnsi="Courier New" w:cs="Courier New" w:hint="default"/>
      <w:b/>
      <w:bCs/>
      <w:strike w:val="0"/>
      <w:dstrike w:val="0"/>
      <w:color w:val="FF0000"/>
      <w:u w:val="none"/>
      <w:effect w:val="none"/>
    </w:rPr>
  </w:style>
  <w:style w:type="character" w:customStyle="1" w:styleId="tx1">
    <w:name w:val="tx1"/>
    <w:rsid w:val="007B3A4F"/>
    <w:rPr>
      <w:b/>
      <w:bCs/>
    </w:rPr>
  </w:style>
  <w:style w:type="character" w:customStyle="1" w:styleId="CommentTextChar">
    <w:name w:val="Comment Text Char"/>
    <w:basedOn w:val="DefaultParagraphFont"/>
    <w:link w:val="CommentText"/>
    <w:semiHidden/>
    <w:rsid w:val="00FC64A5"/>
  </w:style>
  <w:style w:type="character" w:customStyle="1" w:styleId="FooterChar">
    <w:name w:val="Footer Char"/>
    <w:basedOn w:val="DefaultParagraphFont"/>
    <w:link w:val="Footer"/>
    <w:uiPriority w:val="99"/>
    <w:rsid w:val="00E05B71"/>
    <w:rPr>
      <w:rFonts w:ascii="Tms Rmn" w:hAnsi="Tms Rmn"/>
      <w:szCs w:val="24"/>
    </w:rPr>
  </w:style>
  <w:style w:type="paragraph" w:styleId="Revision">
    <w:name w:val="Revision"/>
    <w:hidden/>
    <w:uiPriority w:val="99"/>
    <w:semiHidden/>
    <w:rsid w:val="00B77715"/>
    <w:rPr>
      <w:szCs w:val="24"/>
    </w:rPr>
  </w:style>
  <w:style w:type="paragraph" w:styleId="NoSpacing">
    <w:name w:val="No Spacing"/>
    <w:uiPriority w:val="1"/>
    <w:qFormat/>
    <w:rsid w:val="00787DB1"/>
    <w:rPr>
      <w:szCs w:val="24"/>
    </w:rPr>
  </w:style>
  <w:style w:type="paragraph" w:styleId="TOCHeading">
    <w:name w:val="TOC Heading"/>
    <w:basedOn w:val="Heading1"/>
    <w:next w:val="Normal"/>
    <w:uiPriority w:val="39"/>
    <w:unhideWhenUsed/>
    <w:qFormat/>
    <w:rsid w:val="00F40B88"/>
    <w:pPr>
      <w:keepLines/>
      <w:pageBreakBefore w:val="0"/>
      <w:numPr>
        <w:numId w:val="0"/>
      </w:numPr>
      <w:spacing w:after="0" w:line="259" w:lineRule="auto"/>
      <w:outlineLvl w:val="9"/>
    </w:pPr>
    <w:rPr>
      <w:rFonts w:asciiTheme="majorHAnsi" w:eastAsiaTheme="majorEastAsia" w:hAnsiTheme="majorHAnsi" w:cstheme="majorBidi"/>
      <w:b w:val="0"/>
      <w:color w:val="365F91" w:themeColor="accent1" w:themeShade="BF"/>
      <w:kern w:val="0"/>
    </w:rPr>
  </w:style>
  <w:style w:type="character" w:styleId="UnresolvedMention">
    <w:name w:val="Unresolved Mention"/>
    <w:basedOn w:val="DefaultParagraphFont"/>
    <w:uiPriority w:val="99"/>
    <w:semiHidden/>
    <w:unhideWhenUsed/>
    <w:rsid w:val="005E18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81335">
      <w:bodyDiv w:val="1"/>
      <w:marLeft w:val="0"/>
      <w:marRight w:val="0"/>
      <w:marTop w:val="0"/>
      <w:marBottom w:val="0"/>
      <w:divBdr>
        <w:top w:val="none" w:sz="0" w:space="0" w:color="auto"/>
        <w:left w:val="none" w:sz="0" w:space="0" w:color="auto"/>
        <w:bottom w:val="none" w:sz="0" w:space="0" w:color="auto"/>
        <w:right w:val="none" w:sz="0" w:space="0" w:color="auto"/>
      </w:divBdr>
    </w:div>
    <w:div w:id="226230670">
      <w:bodyDiv w:val="1"/>
      <w:marLeft w:val="0"/>
      <w:marRight w:val="0"/>
      <w:marTop w:val="0"/>
      <w:marBottom w:val="0"/>
      <w:divBdr>
        <w:top w:val="none" w:sz="0" w:space="0" w:color="auto"/>
        <w:left w:val="none" w:sz="0" w:space="0" w:color="auto"/>
        <w:bottom w:val="none" w:sz="0" w:space="0" w:color="auto"/>
        <w:right w:val="none" w:sz="0" w:space="0" w:color="auto"/>
      </w:divBdr>
      <w:divsChild>
        <w:div w:id="436676267">
          <w:marLeft w:val="0"/>
          <w:marRight w:val="0"/>
          <w:marTop w:val="0"/>
          <w:marBottom w:val="0"/>
          <w:divBdr>
            <w:top w:val="none" w:sz="0" w:space="0" w:color="auto"/>
            <w:left w:val="none" w:sz="0" w:space="0" w:color="auto"/>
            <w:bottom w:val="none" w:sz="0" w:space="0" w:color="auto"/>
            <w:right w:val="none" w:sz="0" w:space="0" w:color="auto"/>
          </w:divBdr>
          <w:divsChild>
            <w:div w:id="106221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06052">
      <w:bodyDiv w:val="1"/>
      <w:marLeft w:val="0"/>
      <w:marRight w:val="0"/>
      <w:marTop w:val="0"/>
      <w:marBottom w:val="0"/>
      <w:divBdr>
        <w:top w:val="none" w:sz="0" w:space="0" w:color="auto"/>
        <w:left w:val="none" w:sz="0" w:space="0" w:color="auto"/>
        <w:bottom w:val="none" w:sz="0" w:space="0" w:color="auto"/>
        <w:right w:val="none" w:sz="0" w:space="0" w:color="auto"/>
      </w:divBdr>
      <w:divsChild>
        <w:div w:id="1837843361">
          <w:marLeft w:val="0"/>
          <w:marRight w:val="0"/>
          <w:marTop w:val="0"/>
          <w:marBottom w:val="0"/>
          <w:divBdr>
            <w:top w:val="none" w:sz="0" w:space="0" w:color="auto"/>
            <w:left w:val="none" w:sz="0" w:space="0" w:color="auto"/>
            <w:bottom w:val="none" w:sz="0" w:space="0" w:color="auto"/>
            <w:right w:val="none" w:sz="0" w:space="0" w:color="auto"/>
          </w:divBdr>
        </w:div>
      </w:divsChild>
    </w:div>
    <w:div w:id="426460394">
      <w:bodyDiv w:val="1"/>
      <w:marLeft w:val="0"/>
      <w:marRight w:val="0"/>
      <w:marTop w:val="0"/>
      <w:marBottom w:val="0"/>
      <w:divBdr>
        <w:top w:val="none" w:sz="0" w:space="0" w:color="auto"/>
        <w:left w:val="none" w:sz="0" w:space="0" w:color="auto"/>
        <w:bottom w:val="none" w:sz="0" w:space="0" w:color="auto"/>
        <w:right w:val="none" w:sz="0" w:space="0" w:color="auto"/>
      </w:divBdr>
    </w:div>
    <w:div w:id="457115040">
      <w:bodyDiv w:val="1"/>
      <w:marLeft w:val="0"/>
      <w:marRight w:val="0"/>
      <w:marTop w:val="0"/>
      <w:marBottom w:val="0"/>
      <w:divBdr>
        <w:top w:val="none" w:sz="0" w:space="0" w:color="auto"/>
        <w:left w:val="none" w:sz="0" w:space="0" w:color="auto"/>
        <w:bottom w:val="none" w:sz="0" w:space="0" w:color="auto"/>
        <w:right w:val="none" w:sz="0" w:space="0" w:color="auto"/>
      </w:divBdr>
      <w:divsChild>
        <w:div w:id="1555002110">
          <w:marLeft w:val="0"/>
          <w:marRight w:val="0"/>
          <w:marTop w:val="0"/>
          <w:marBottom w:val="0"/>
          <w:divBdr>
            <w:top w:val="none" w:sz="0" w:space="0" w:color="auto"/>
            <w:left w:val="none" w:sz="0" w:space="0" w:color="auto"/>
            <w:bottom w:val="none" w:sz="0" w:space="0" w:color="auto"/>
            <w:right w:val="none" w:sz="0" w:space="0" w:color="auto"/>
          </w:divBdr>
        </w:div>
      </w:divsChild>
    </w:div>
    <w:div w:id="587228766">
      <w:bodyDiv w:val="1"/>
      <w:marLeft w:val="0"/>
      <w:marRight w:val="0"/>
      <w:marTop w:val="0"/>
      <w:marBottom w:val="0"/>
      <w:divBdr>
        <w:top w:val="none" w:sz="0" w:space="0" w:color="auto"/>
        <w:left w:val="none" w:sz="0" w:space="0" w:color="auto"/>
        <w:bottom w:val="none" w:sz="0" w:space="0" w:color="auto"/>
        <w:right w:val="none" w:sz="0" w:space="0" w:color="auto"/>
      </w:divBdr>
    </w:div>
    <w:div w:id="818810945">
      <w:bodyDiv w:val="1"/>
      <w:marLeft w:val="0"/>
      <w:marRight w:val="0"/>
      <w:marTop w:val="0"/>
      <w:marBottom w:val="0"/>
      <w:divBdr>
        <w:top w:val="none" w:sz="0" w:space="0" w:color="auto"/>
        <w:left w:val="none" w:sz="0" w:space="0" w:color="auto"/>
        <w:bottom w:val="none" w:sz="0" w:space="0" w:color="auto"/>
        <w:right w:val="none" w:sz="0" w:space="0" w:color="auto"/>
      </w:divBdr>
    </w:div>
    <w:div w:id="893851084">
      <w:bodyDiv w:val="1"/>
      <w:marLeft w:val="0"/>
      <w:marRight w:val="0"/>
      <w:marTop w:val="0"/>
      <w:marBottom w:val="0"/>
      <w:divBdr>
        <w:top w:val="none" w:sz="0" w:space="0" w:color="auto"/>
        <w:left w:val="none" w:sz="0" w:space="0" w:color="auto"/>
        <w:bottom w:val="none" w:sz="0" w:space="0" w:color="auto"/>
        <w:right w:val="none" w:sz="0" w:space="0" w:color="auto"/>
      </w:divBdr>
      <w:divsChild>
        <w:div w:id="912205558">
          <w:marLeft w:val="0"/>
          <w:marRight w:val="0"/>
          <w:marTop w:val="0"/>
          <w:marBottom w:val="0"/>
          <w:divBdr>
            <w:top w:val="none" w:sz="0" w:space="0" w:color="auto"/>
            <w:left w:val="none" w:sz="0" w:space="0" w:color="auto"/>
            <w:bottom w:val="none" w:sz="0" w:space="0" w:color="auto"/>
            <w:right w:val="none" w:sz="0" w:space="0" w:color="auto"/>
          </w:divBdr>
        </w:div>
      </w:divsChild>
    </w:div>
    <w:div w:id="969944224">
      <w:bodyDiv w:val="1"/>
      <w:marLeft w:val="0"/>
      <w:marRight w:val="0"/>
      <w:marTop w:val="0"/>
      <w:marBottom w:val="0"/>
      <w:divBdr>
        <w:top w:val="none" w:sz="0" w:space="0" w:color="auto"/>
        <w:left w:val="none" w:sz="0" w:space="0" w:color="auto"/>
        <w:bottom w:val="none" w:sz="0" w:space="0" w:color="auto"/>
        <w:right w:val="none" w:sz="0" w:space="0" w:color="auto"/>
      </w:divBdr>
      <w:divsChild>
        <w:div w:id="171726372">
          <w:marLeft w:val="0"/>
          <w:marRight w:val="0"/>
          <w:marTop w:val="0"/>
          <w:marBottom w:val="0"/>
          <w:divBdr>
            <w:top w:val="none" w:sz="0" w:space="0" w:color="auto"/>
            <w:left w:val="none" w:sz="0" w:space="0" w:color="auto"/>
            <w:bottom w:val="none" w:sz="0" w:space="0" w:color="auto"/>
            <w:right w:val="none" w:sz="0" w:space="0" w:color="auto"/>
          </w:divBdr>
          <w:divsChild>
            <w:div w:id="1693071221">
              <w:marLeft w:val="0"/>
              <w:marRight w:val="0"/>
              <w:marTop w:val="0"/>
              <w:marBottom w:val="144"/>
              <w:divBdr>
                <w:top w:val="none" w:sz="0" w:space="0" w:color="auto"/>
                <w:left w:val="none" w:sz="0" w:space="0" w:color="auto"/>
                <w:bottom w:val="none" w:sz="0" w:space="0" w:color="auto"/>
                <w:right w:val="none" w:sz="0" w:space="0" w:color="auto"/>
              </w:divBdr>
              <w:divsChild>
                <w:div w:id="254827392">
                  <w:marLeft w:val="2928"/>
                  <w:marRight w:val="0"/>
                  <w:marTop w:val="720"/>
                  <w:marBottom w:val="0"/>
                  <w:divBdr>
                    <w:top w:val="single" w:sz="6" w:space="0" w:color="AAAAAA"/>
                    <w:left w:val="single" w:sz="6" w:space="0" w:color="AAAAAA"/>
                    <w:bottom w:val="single" w:sz="6" w:space="0" w:color="AAAAAA"/>
                    <w:right w:val="none" w:sz="0" w:space="0" w:color="auto"/>
                  </w:divBdr>
                  <w:divsChild>
                    <w:div w:id="5670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461183">
      <w:bodyDiv w:val="1"/>
      <w:marLeft w:val="0"/>
      <w:marRight w:val="0"/>
      <w:marTop w:val="0"/>
      <w:marBottom w:val="0"/>
      <w:divBdr>
        <w:top w:val="none" w:sz="0" w:space="0" w:color="auto"/>
        <w:left w:val="none" w:sz="0" w:space="0" w:color="auto"/>
        <w:bottom w:val="none" w:sz="0" w:space="0" w:color="auto"/>
        <w:right w:val="none" w:sz="0" w:space="0" w:color="auto"/>
      </w:divBdr>
    </w:div>
    <w:div w:id="1069616769">
      <w:bodyDiv w:val="1"/>
      <w:marLeft w:val="0"/>
      <w:marRight w:val="0"/>
      <w:marTop w:val="0"/>
      <w:marBottom w:val="0"/>
      <w:divBdr>
        <w:top w:val="none" w:sz="0" w:space="0" w:color="auto"/>
        <w:left w:val="none" w:sz="0" w:space="0" w:color="auto"/>
        <w:bottom w:val="none" w:sz="0" w:space="0" w:color="auto"/>
        <w:right w:val="none" w:sz="0" w:space="0" w:color="auto"/>
      </w:divBdr>
    </w:div>
    <w:div w:id="1106998053">
      <w:bodyDiv w:val="1"/>
      <w:marLeft w:val="0"/>
      <w:marRight w:val="0"/>
      <w:marTop w:val="0"/>
      <w:marBottom w:val="0"/>
      <w:divBdr>
        <w:top w:val="none" w:sz="0" w:space="0" w:color="auto"/>
        <w:left w:val="none" w:sz="0" w:space="0" w:color="auto"/>
        <w:bottom w:val="none" w:sz="0" w:space="0" w:color="auto"/>
        <w:right w:val="none" w:sz="0" w:space="0" w:color="auto"/>
      </w:divBdr>
      <w:divsChild>
        <w:div w:id="900822216">
          <w:marLeft w:val="0"/>
          <w:marRight w:val="0"/>
          <w:marTop w:val="0"/>
          <w:marBottom w:val="0"/>
          <w:divBdr>
            <w:top w:val="none" w:sz="0" w:space="0" w:color="auto"/>
            <w:left w:val="none" w:sz="0" w:space="0" w:color="auto"/>
            <w:bottom w:val="none" w:sz="0" w:space="0" w:color="auto"/>
            <w:right w:val="none" w:sz="0" w:space="0" w:color="auto"/>
          </w:divBdr>
          <w:divsChild>
            <w:div w:id="70542675">
              <w:marLeft w:val="0"/>
              <w:marRight w:val="0"/>
              <w:marTop w:val="0"/>
              <w:marBottom w:val="144"/>
              <w:divBdr>
                <w:top w:val="none" w:sz="0" w:space="0" w:color="auto"/>
                <w:left w:val="none" w:sz="0" w:space="0" w:color="auto"/>
                <w:bottom w:val="none" w:sz="0" w:space="0" w:color="auto"/>
                <w:right w:val="none" w:sz="0" w:space="0" w:color="auto"/>
              </w:divBdr>
              <w:divsChild>
                <w:div w:id="793794256">
                  <w:marLeft w:val="2928"/>
                  <w:marRight w:val="0"/>
                  <w:marTop w:val="720"/>
                  <w:marBottom w:val="0"/>
                  <w:divBdr>
                    <w:top w:val="single" w:sz="6" w:space="0" w:color="AAAAAA"/>
                    <w:left w:val="single" w:sz="6" w:space="0" w:color="AAAAAA"/>
                    <w:bottom w:val="single" w:sz="6" w:space="0" w:color="AAAAAA"/>
                    <w:right w:val="none" w:sz="0" w:space="0" w:color="auto"/>
                  </w:divBdr>
                  <w:divsChild>
                    <w:div w:id="139697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742624">
      <w:bodyDiv w:val="1"/>
      <w:marLeft w:val="0"/>
      <w:marRight w:val="0"/>
      <w:marTop w:val="0"/>
      <w:marBottom w:val="0"/>
      <w:divBdr>
        <w:top w:val="none" w:sz="0" w:space="0" w:color="auto"/>
        <w:left w:val="none" w:sz="0" w:space="0" w:color="auto"/>
        <w:bottom w:val="none" w:sz="0" w:space="0" w:color="auto"/>
        <w:right w:val="none" w:sz="0" w:space="0" w:color="auto"/>
      </w:divBdr>
      <w:divsChild>
        <w:div w:id="107621925">
          <w:marLeft w:val="0"/>
          <w:marRight w:val="0"/>
          <w:marTop w:val="0"/>
          <w:marBottom w:val="0"/>
          <w:divBdr>
            <w:top w:val="none" w:sz="0" w:space="0" w:color="auto"/>
            <w:left w:val="none" w:sz="0" w:space="0" w:color="auto"/>
            <w:bottom w:val="none" w:sz="0" w:space="0" w:color="auto"/>
            <w:right w:val="none" w:sz="0" w:space="0" w:color="auto"/>
          </w:divBdr>
        </w:div>
      </w:divsChild>
    </w:div>
    <w:div w:id="1215314009">
      <w:bodyDiv w:val="1"/>
      <w:marLeft w:val="0"/>
      <w:marRight w:val="0"/>
      <w:marTop w:val="0"/>
      <w:marBottom w:val="0"/>
      <w:divBdr>
        <w:top w:val="none" w:sz="0" w:space="0" w:color="auto"/>
        <w:left w:val="none" w:sz="0" w:space="0" w:color="auto"/>
        <w:bottom w:val="none" w:sz="0" w:space="0" w:color="auto"/>
        <w:right w:val="none" w:sz="0" w:space="0" w:color="auto"/>
      </w:divBdr>
      <w:divsChild>
        <w:div w:id="676805581">
          <w:marLeft w:val="0"/>
          <w:marRight w:val="0"/>
          <w:marTop w:val="0"/>
          <w:marBottom w:val="0"/>
          <w:divBdr>
            <w:top w:val="none" w:sz="0" w:space="0" w:color="auto"/>
            <w:left w:val="none" w:sz="0" w:space="0" w:color="auto"/>
            <w:bottom w:val="none" w:sz="0" w:space="0" w:color="auto"/>
            <w:right w:val="none" w:sz="0" w:space="0" w:color="auto"/>
          </w:divBdr>
          <w:divsChild>
            <w:div w:id="1693609833">
              <w:marLeft w:val="0"/>
              <w:marRight w:val="0"/>
              <w:marTop w:val="0"/>
              <w:marBottom w:val="144"/>
              <w:divBdr>
                <w:top w:val="none" w:sz="0" w:space="0" w:color="auto"/>
                <w:left w:val="none" w:sz="0" w:space="0" w:color="auto"/>
                <w:bottom w:val="none" w:sz="0" w:space="0" w:color="auto"/>
                <w:right w:val="none" w:sz="0" w:space="0" w:color="auto"/>
              </w:divBdr>
              <w:divsChild>
                <w:div w:id="1259409982">
                  <w:marLeft w:val="2928"/>
                  <w:marRight w:val="0"/>
                  <w:marTop w:val="720"/>
                  <w:marBottom w:val="0"/>
                  <w:divBdr>
                    <w:top w:val="single" w:sz="6" w:space="0" w:color="AAAAAA"/>
                    <w:left w:val="single" w:sz="6" w:space="0" w:color="AAAAAA"/>
                    <w:bottom w:val="single" w:sz="6" w:space="0" w:color="AAAAAA"/>
                    <w:right w:val="none" w:sz="0" w:space="0" w:color="auto"/>
                  </w:divBdr>
                  <w:divsChild>
                    <w:div w:id="173566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472103">
      <w:bodyDiv w:val="1"/>
      <w:marLeft w:val="0"/>
      <w:marRight w:val="0"/>
      <w:marTop w:val="0"/>
      <w:marBottom w:val="0"/>
      <w:divBdr>
        <w:top w:val="none" w:sz="0" w:space="0" w:color="auto"/>
        <w:left w:val="none" w:sz="0" w:space="0" w:color="auto"/>
        <w:bottom w:val="none" w:sz="0" w:space="0" w:color="auto"/>
        <w:right w:val="none" w:sz="0" w:space="0" w:color="auto"/>
      </w:divBdr>
    </w:div>
    <w:div w:id="1298679165">
      <w:bodyDiv w:val="1"/>
      <w:marLeft w:val="0"/>
      <w:marRight w:val="360"/>
      <w:marTop w:val="0"/>
      <w:marBottom w:val="0"/>
      <w:divBdr>
        <w:top w:val="none" w:sz="0" w:space="0" w:color="auto"/>
        <w:left w:val="none" w:sz="0" w:space="0" w:color="auto"/>
        <w:bottom w:val="none" w:sz="0" w:space="0" w:color="auto"/>
        <w:right w:val="none" w:sz="0" w:space="0" w:color="auto"/>
      </w:divBdr>
      <w:divsChild>
        <w:div w:id="393162422">
          <w:marLeft w:val="240"/>
          <w:marRight w:val="240"/>
          <w:marTop w:val="0"/>
          <w:marBottom w:val="0"/>
          <w:divBdr>
            <w:top w:val="none" w:sz="0" w:space="0" w:color="auto"/>
            <w:left w:val="none" w:sz="0" w:space="0" w:color="auto"/>
            <w:bottom w:val="none" w:sz="0" w:space="0" w:color="auto"/>
            <w:right w:val="none" w:sz="0" w:space="0" w:color="auto"/>
          </w:divBdr>
        </w:div>
        <w:div w:id="1156917897">
          <w:marLeft w:val="240"/>
          <w:marRight w:val="240"/>
          <w:marTop w:val="0"/>
          <w:marBottom w:val="0"/>
          <w:divBdr>
            <w:top w:val="none" w:sz="0" w:space="0" w:color="auto"/>
            <w:left w:val="none" w:sz="0" w:space="0" w:color="auto"/>
            <w:bottom w:val="none" w:sz="0" w:space="0" w:color="auto"/>
            <w:right w:val="none" w:sz="0" w:space="0" w:color="auto"/>
          </w:divBdr>
          <w:divsChild>
            <w:div w:id="813267">
              <w:marLeft w:val="240"/>
              <w:marRight w:val="0"/>
              <w:marTop w:val="0"/>
              <w:marBottom w:val="0"/>
              <w:divBdr>
                <w:top w:val="none" w:sz="0" w:space="0" w:color="auto"/>
                <w:left w:val="none" w:sz="0" w:space="0" w:color="auto"/>
                <w:bottom w:val="none" w:sz="0" w:space="0" w:color="auto"/>
                <w:right w:val="none" w:sz="0" w:space="0" w:color="auto"/>
              </w:divBdr>
            </w:div>
            <w:div w:id="413355175">
              <w:marLeft w:val="0"/>
              <w:marRight w:val="0"/>
              <w:marTop w:val="0"/>
              <w:marBottom w:val="0"/>
              <w:divBdr>
                <w:top w:val="none" w:sz="0" w:space="0" w:color="auto"/>
                <w:left w:val="none" w:sz="0" w:space="0" w:color="auto"/>
                <w:bottom w:val="none" w:sz="0" w:space="0" w:color="auto"/>
                <w:right w:val="none" w:sz="0" w:space="0" w:color="auto"/>
              </w:divBdr>
              <w:divsChild>
                <w:div w:id="66155654">
                  <w:marLeft w:val="240"/>
                  <w:marRight w:val="240"/>
                  <w:marTop w:val="0"/>
                  <w:marBottom w:val="0"/>
                  <w:divBdr>
                    <w:top w:val="none" w:sz="0" w:space="0" w:color="auto"/>
                    <w:left w:val="none" w:sz="0" w:space="0" w:color="auto"/>
                    <w:bottom w:val="none" w:sz="0" w:space="0" w:color="auto"/>
                    <w:right w:val="none" w:sz="0" w:space="0" w:color="auto"/>
                  </w:divBdr>
                  <w:divsChild>
                    <w:div w:id="328171099">
                      <w:marLeft w:val="240"/>
                      <w:marRight w:val="0"/>
                      <w:marTop w:val="0"/>
                      <w:marBottom w:val="0"/>
                      <w:divBdr>
                        <w:top w:val="none" w:sz="0" w:space="0" w:color="auto"/>
                        <w:left w:val="none" w:sz="0" w:space="0" w:color="auto"/>
                        <w:bottom w:val="none" w:sz="0" w:space="0" w:color="auto"/>
                        <w:right w:val="none" w:sz="0" w:space="0" w:color="auto"/>
                      </w:divBdr>
                    </w:div>
                  </w:divsChild>
                </w:div>
                <w:div w:id="346444238">
                  <w:marLeft w:val="240"/>
                  <w:marRight w:val="240"/>
                  <w:marTop w:val="0"/>
                  <w:marBottom w:val="0"/>
                  <w:divBdr>
                    <w:top w:val="none" w:sz="0" w:space="0" w:color="auto"/>
                    <w:left w:val="none" w:sz="0" w:space="0" w:color="auto"/>
                    <w:bottom w:val="none" w:sz="0" w:space="0" w:color="auto"/>
                    <w:right w:val="none" w:sz="0" w:space="0" w:color="auto"/>
                  </w:divBdr>
                  <w:divsChild>
                    <w:div w:id="848567335">
                      <w:marLeft w:val="240"/>
                      <w:marRight w:val="0"/>
                      <w:marTop w:val="0"/>
                      <w:marBottom w:val="0"/>
                      <w:divBdr>
                        <w:top w:val="none" w:sz="0" w:space="0" w:color="auto"/>
                        <w:left w:val="none" w:sz="0" w:space="0" w:color="auto"/>
                        <w:bottom w:val="none" w:sz="0" w:space="0" w:color="auto"/>
                        <w:right w:val="none" w:sz="0" w:space="0" w:color="auto"/>
                      </w:divBdr>
                    </w:div>
                  </w:divsChild>
                </w:div>
                <w:div w:id="503907042">
                  <w:marLeft w:val="240"/>
                  <w:marRight w:val="240"/>
                  <w:marTop w:val="0"/>
                  <w:marBottom w:val="0"/>
                  <w:divBdr>
                    <w:top w:val="none" w:sz="0" w:space="0" w:color="auto"/>
                    <w:left w:val="none" w:sz="0" w:space="0" w:color="auto"/>
                    <w:bottom w:val="none" w:sz="0" w:space="0" w:color="auto"/>
                    <w:right w:val="none" w:sz="0" w:space="0" w:color="auto"/>
                  </w:divBdr>
                  <w:divsChild>
                    <w:div w:id="1559584138">
                      <w:marLeft w:val="240"/>
                      <w:marRight w:val="0"/>
                      <w:marTop w:val="0"/>
                      <w:marBottom w:val="0"/>
                      <w:divBdr>
                        <w:top w:val="none" w:sz="0" w:space="0" w:color="auto"/>
                        <w:left w:val="none" w:sz="0" w:space="0" w:color="auto"/>
                        <w:bottom w:val="none" w:sz="0" w:space="0" w:color="auto"/>
                        <w:right w:val="none" w:sz="0" w:space="0" w:color="auto"/>
                      </w:divBdr>
                    </w:div>
                  </w:divsChild>
                </w:div>
                <w:div w:id="571046719">
                  <w:marLeft w:val="240"/>
                  <w:marRight w:val="240"/>
                  <w:marTop w:val="0"/>
                  <w:marBottom w:val="0"/>
                  <w:divBdr>
                    <w:top w:val="none" w:sz="0" w:space="0" w:color="auto"/>
                    <w:left w:val="none" w:sz="0" w:space="0" w:color="auto"/>
                    <w:bottom w:val="none" w:sz="0" w:space="0" w:color="auto"/>
                    <w:right w:val="none" w:sz="0" w:space="0" w:color="auto"/>
                  </w:divBdr>
                  <w:divsChild>
                    <w:div w:id="16318675">
                      <w:marLeft w:val="0"/>
                      <w:marRight w:val="0"/>
                      <w:marTop w:val="0"/>
                      <w:marBottom w:val="0"/>
                      <w:divBdr>
                        <w:top w:val="none" w:sz="0" w:space="0" w:color="auto"/>
                        <w:left w:val="none" w:sz="0" w:space="0" w:color="auto"/>
                        <w:bottom w:val="none" w:sz="0" w:space="0" w:color="auto"/>
                        <w:right w:val="none" w:sz="0" w:space="0" w:color="auto"/>
                      </w:divBdr>
                      <w:divsChild>
                        <w:div w:id="35083613">
                          <w:marLeft w:val="0"/>
                          <w:marRight w:val="0"/>
                          <w:marTop w:val="0"/>
                          <w:marBottom w:val="0"/>
                          <w:divBdr>
                            <w:top w:val="none" w:sz="0" w:space="0" w:color="auto"/>
                            <w:left w:val="none" w:sz="0" w:space="0" w:color="auto"/>
                            <w:bottom w:val="none" w:sz="0" w:space="0" w:color="auto"/>
                            <w:right w:val="none" w:sz="0" w:space="0" w:color="auto"/>
                          </w:divBdr>
                        </w:div>
                        <w:div w:id="1923030291">
                          <w:marLeft w:val="240"/>
                          <w:marRight w:val="240"/>
                          <w:marTop w:val="0"/>
                          <w:marBottom w:val="0"/>
                          <w:divBdr>
                            <w:top w:val="none" w:sz="0" w:space="0" w:color="auto"/>
                            <w:left w:val="none" w:sz="0" w:space="0" w:color="auto"/>
                            <w:bottom w:val="none" w:sz="0" w:space="0" w:color="auto"/>
                            <w:right w:val="none" w:sz="0" w:space="0" w:color="auto"/>
                          </w:divBdr>
                          <w:divsChild>
                            <w:div w:id="4894916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89910254">
                      <w:marLeft w:val="240"/>
                      <w:marRight w:val="0"/>
                      <w:marTop w:val="0"/>
                      <w:marBottom w:val="0"/>
                      <w:divBdr>
                        <w:top w:val="none" w:sz="0" w:space="0" w:color="auto"/>
                        <w:left w:val="none" w:sz="0" w:space="0" w:color="auto"/>
                        <w:bottom w:val="none" w:sz="0" w:space="0" w:color="auto"/>
                        <w:right w:val="none" w:sz="0" w:space="0" w:color="auto"/>
                      </w:divBdr>
                    </w:div>
                  </w:divsChild>
                </w:div>
                <w:div w:id="677775865">
                  <w:marLeft w:val="240"/>
                  <w:marRight w:val="240"/>
                  <w:marTop w:val="0"/>
                  <w:marBottom w:val="0"/>
                  <w:divBdr>
                    <w:top w:val="none" w:sz="0" w:space="0" w:color="auto"/>
                    <w:left w:val="none" w:sz="0" w:space="0" w:color="auto"/>
                    <w:bottom w:val="none" w:sz="0" w:space="0" w:color="auto"/>
                    <w:right w:val="none" w:sz="0" w:space="0" w:color="auto"/>
                  </w:divBdr>
                  <w:divsChild>
                    <w:div w:id="1935942503">
                      <w:marLeft w:val="240"/>
                      <w:marRight w:val="0"/>
                      <w:marTop w:val="0"/>
                      <w:marBottom w:val="0"/>
                      <w:divBdr>
                        <w:top w:val="none" w:sz="0" w:space="0" w:color="auto"/>
                        <w:left w:val="none" w:sz="0" w:space="0" w:color="auto"/>
                        <w:bottom w:val="none" w:sz="0" w:space="0" w:color="auto"/>
                        <w:right w:val="none" w:sz="0" w:space="0" w:color="auto"/>
                      </w:divBdr>
                    </w:div>
                  </w:divsChild>
                </w:div>
                <w:div w:id="836849083">
                  <w:marLeft w:val="240"/>
                  <w:marRight w:val="240"/>
                  <w:marTop w:val="0"/>
                  <w:marBottom w:val="0"/>
                  <w:divBdr>
                    <w:top w:val="none" w:sz="0" w:space="0" w:color="auto"/>
                    <w:left w:val="none" w:sz="0" w:space="0" w:color="auto"/>
                    <w:bottom w:val="none" w:sz="0" w:space="0" w:color="auto"/>
                    <w:right w:val="none" w:sz="0" w:space="0" w:color="auto"/>
                  </w:divBdr>
                  <w:divsChild>
                    <w:div w:id="1534801391">
                      <w:marLeft w:val="240"/>
                      <w:marRight w:val="0"/>
                      <w:marTop w:val="0"/>
                      <w:marBottom w:val="0"/>
                      <w:divBdr>
                        <w:top w:val="none" w:sz="0" w:space="0" w:color="auto"/>
                        <w:left w:val="none" w:sz="0" w:space="0" w:color="auto"/>
                        <w:bottom w:val="none" w:sz="0" w:space="0" w:color="auto"/>
                        <w:right w:val="none" w:sz="0" w:space="0" w:color="auto"/>
                      </w:divBdr>
                    </w:div>
                  </w:divsChild>
                </w:div>
                <w:div w:id="908153983">
                  <w:marLeft w:val="240"/>
                  <w:marRight w:val="240"/>
                  <w:marTop w:val="0"/>
                  <w:marBottom w:val="0"/>
                  <w:divBdr>
                    <w:top w:val="none" w:sz="0" w:space="0" w:color="auto"/>
                    <w:left w:val="none" w:sz="0" w:space="0" w:color="auto"/>
                    <w:bottom w:val="none" w:sz="0" w:space="0" w:color="auto"/>
                    <w:right w:val="none" w:sz="0" w:space="0" w:color="auto"/>
                  </w:divBdr>
                  <w:divsChild>
                    <w:div w:id="303579999">
                      <w:marLeft w:val="240"/>
                      <w:marRight w:val="0"/>
                      <w:marTop w:val="0"/>
                      <w:marBottom w:val="0"/>
                      <w:divBdr>
                        <w:top w:val="none" w:sz="0" w:space="0" w:color="auto"/>
                        <w:left w:val="none" w:sz="0" w:space="0" w:color="auto"/>
                        <w:bottom w:val="none" w:sz="0" w:space="0" w:color="auto"/>
                        <w:right w:val="none" w:sz="0" w:space="0" w:color="auto"/>
                      </w:divBdr>
                    </w:div>
                    <w:div w:id="882791251">
                      <w:marLeft w:val="0"/>
                      <w:marRight w:val="0"/>
                      <w:marTop w:val="0"/>
                      <w:marBottom w:val="0"/>
                      <w:divBdr>
                        <w:top w:val="none" w:sz="0" w:space="0" w:color="auto"/>
                        <w:left w:val="none" w:sz="0" w:space="0" w:color="auto"/>
                        <w:bottom w:val="none" w:sz="0" w:space="0" w:color="auto"/>
                        <w:right w:val="none" w:sz="0" w:space="0" w:color="auto"/>
                      </w:divBdr>
                      <w:divsChild>
                        <w:div w:id="630016846">
                          <w:marLeft w:val="240"/>
                          <w:marRight w:val="240"/>
                          <w:marTop w:val="0"/>
                          <w:marBottom w:val="0"/>
                          <w:divBdr>
                            <w:top w:val="none" w:sz="0" w:space="0" w:color="auto"/>
                            <w:left w:val="none" w:sz="0" w:space="0" w:color="auto"/>
                            <w:bottom w:val="none" w:sz="0" w:space="0" w:color="auto"/>
                            <w:right w:val="none" w:sz="0" w:space="0" w:color="auto"/>
                          </w:divBdr>
                          <w:divsChild>
                            <w:div w:id="1730494699">
                              <w:marLeft w:val="240"/>
                              <w:marRight w:val="0"/>
                              <w:marTop w:val="0"/>
                              <w:marBottom w:val="0"/>
                              <w:divBdr>
                                <w:top w:val="none" w:sz="0" w:space="0" w:color="auto"/>
                                <w:left w:val="none" w:sz="0" w:space="0" w:color="auto"/>
                                <w:bottom w:val="none" w:sz="0" w:space="0" w:color="auto"/>
                                <w:right w:val="none" w:sz="0" w:space="0" w:color="auto"/>
                              </w:divBdr>
                            </w:div>
                          </w:divsChild>
                        </w:div>
                        <w:div w:id="656688081">
                          <w:marLeft w:val="0"/>
                          <w:marRight w:val="0"/>
                          <w:marTop w:val="0"/>
                          <w:marBottom w:val="0"/>
                          <w:divBdr>
                            <w:top w:val="none" w:sz="0" w:space="0" w:color="auto"/>
                            <w:left w:val="none" w:sz="0" w:space="0" w:color="auto"/>
                            <w:bottom w:val="none" w:sz="0" w:space="0" w:color="auto"/>
                            <w:right w:val="none" w:sz="0" w:space="0" w:color="auto"/>
                          </w:divBdr>
                        </w:div>
                        <w:div w:id="911937214">
                          <w:marLeft w:val="240"/>
                          <w:marRight w:val="240"/>
                          <w:marTop w:val="0"/>
                          <w:marBottom w:val="0"/>
                          <w:divBdr>
                            <w:top w:val="none" w:sz="0" w:space="0" w:color="auto"/>
                            <w:left w:val="none" w:sz="0" w:space="0" w:color="auto"/>
                            <w:bottom w:val="none" w:sz="0" w:space="0" w:color="auto"/>
                            <w:right w:val="none" w:sz="0" w:space="0" w:color="auto"/>
                          </w:divBdr>
                          <w:divsChild>
                            <w:div w:id="1225602990">
                              <w:marLeft w:val="240"/>
                              <w:marRight w:val="0"/>
                              <w:marTop w:val="0"/>
                              <w:marBottom w:val="0"/>
                              <w:divBdr>
                                <w:top w:val="none" w:sz="0" w:space="0" w:color="auto"/>
                                <w:left w:val="none" w:sz="0" w:space="0" w:color="auto"/>
                                <w:bottom w:val="none" w:sz="0" w:space="0" w:color="auto"/>
                                <w:right w:val="none" w:sz="0" w:space="0" w:color="auto"/>
                              </w:divBdr>
                            </w:div>
                          </w:divsChild>
                        </w:div>
                        <w:div w:id="1133017395">
                          <w:marLeft w:val="240"/>
                          <w:marRight w:val="240"/>
                          <w:marTop w:val="0"/>
                          <w:marBottom w:val="0"/>
                          <w:divBdr>
                            <w:top w:val="none" w:sz="0" w:space="0" w:color="auto"/>
                            <w:left w:val="none" w:sz="0" w:space="0" w:color="auto"/>
                            <w:bottom w:val="none" w:sz="0" w:space="0" w:color="auto"/>
                            <w:right w:val="none" w:sz="0" w:space="0" w:color="auto"/>
                          </w:divBdr>
                          <w:divsChild>
                            <w:div w:id="717708036">
                              <w:marLeft w:val="240"/>
                              <w:marRight w:val="0"/>
                              <w:marTop w:val="0"/>
                              <w:marBottom w:val="0"/>
                              <w:divBdr>
                                <w:top w:val="none" w:sz="0" w:space="0" w:color="auto"/>
                                <w:left w:val="none" w:sz="0" w:space="0" w:color="auto"/>
                                <w:bottom w:val="none" w:sz="0" w:space="0" w:color="auto"/>
                                <w:right w:val="none" w:sz="0" w:space="0" w:color="auto"/>
                              </w:divBdr>
                            </w:div>
                          </w:divsChild>
                        </w:div>
                        <w:div w:id="1228373629">
                          <w:marLeft w:val="240"/>
                          <w:marRight w:val="240"/>
                          <w:marTop w:val="0"/>
                          <w:marBottom w:val="0"/>
                          <w:divBdr>
                            <w:top w:val="none" w:sz="0" w:space="0" w:color="auto"/>
                            <w:left w:val="none" w:sz="0" w:space="0" w:color="auto"/>
                            <w:bottom w:val="none" w:sz="0" w:space="0" w:color="auto"/>
                            <w:right w:val="none" w:sz="0" w:space="0" w:color="auto"/>
                          </w:divBdr>
                          <w:divsChild>
                            <w:div w:id="916521402">
                              <w:marLeft w:val="240"/>
                              <w:marRight w:val="0"/>
                              <w:marTop w:val="0"/>
                              <w:marBottom w:val="0"/>
                              <w:divBdr>
                                <w:top w:val="none" w:sz="0" w:space="0" w:color="auto"/>
                                <w:left w:val="none" w:sz="0" w:space="0" w:color="auto"/>
                                <w:bottom w:val="none" w:sz="0" w:space="0" w:color="auto"/>
                                <w:right w:val="none" w:sz="0" w:space="0" w:color="auto"/>
                              </w:divBdr>
                            </w:div>
                          </w:divsChild>
                        </w:div>
                        <w:div w:id="1333145231">
                          <w:marLeft w:val="240"/>
                          <w:marRight w:val="240"/>
                          <w:marTop w:val="0"/>
                          <w:marBottom w:val="0"/>
                          <w:divBdr>
                            <w:top w:val="none" w:sz="0" w:space="0" w:color="auto"/>
                            <w:left w:val="none" w:sz="0" w:space="0" w:color="auto"/>
                            <w:bottom w:val="none" w:sz="0" w:space="0" w:color="auto"/>
                            <w:right w:val="none" w:sz="0" w:space="0" w:color="auto"/>
                          </w:divBdr>
                          <w:divsChild>
                            <w:div w:id="711736923">
                              <w:marLeft w:val="240"/>
                              <w:marRight w:val="0"/>
                              <w:marTop w:val="0"/>
                              <w:marBottom w:val="0"/>
                              <w:divBdr>
                                <w:top w:val="none" w:sz="0" w:space="0" w:color="auto"/>
                                <w:left w:val="none" w:sz="0" w:space="0" w:color="auto"/>
                                <w:bottom w:val="none" w:sz="0" w:space="0" w:color="auto"/>
                                <w:right w:val="none" w:sz="0" w:space="0" w:color="auto"/>
                              </w:divBdr>
                            </w:div>
                          </w:divsChild>
                        </w:div>
                        <w:div w:id="1352335803">
                          <w:marLeft w:val="240"/>
                          <w:marRight w:val="240"/>
                          <w:marTop w:val="0"/>
                          <w:marBottom w:val="0"/>
                          <w:divBdr>
                            <w:top w:val="none" w:sz="0" w:space="0" w:color="auto"/>
                            <w:left w:val="none" w:sz="0" w:space="0" w:color="auto"/>
                            <w:bottom w:val="none" w:sz="0" w:space="0" w:color="auto"/>
                            <w:right w:val="none" w:sz="0" w:space="0" w:color="auto"/>
                          </w:divBdr>
                          <w:divsChild>
                            <w:div w:id="175389759">
                              <w:marLeft w:val="240"/>
                              <w:marRight w:val="0"/>
                              <w:marTop w:val="0"/>
                              <w:marBottom w:val="0"/>
                              <w:divBdr>
                                <w:top w:val="none" w:sz="0" w:space="0" w:color="auto"/>
                                <w:left w:val="none" w:sz="0" w:space="0" w:color="auto"/>
                                <w:bottom w:val="none" w:sz="0" w:space="0" w:color="auto"/>
                                <w:right w:val="none" w:sz="0" w:space="0" w:color="auto"/>
                              </w:divBdr>
                            </w:div>
                          </w:divsChild>
                        </w:div>
                        <w:div w:id="1455101570">
                          <w:marLeft w:val="240"/>
                          <w:marRight w:val="240"/>
                          <w:marTop w:val="0"/>
                          <w:marBottom w:val="0"/>
                          <w:divBdr>
                            <w:top w:val="none" w:sz="0" w:space="0" w:color="auto"/>
                            <w:left w:val="none" w:sz="0" w:space="0" w:color="auto"/>
                            <w:bottom w:val="none" w:sz="0" w:space="0" w:color="auto"/>
                            <w:right w:val="none" w:sz="0" w:space="0" w:color="auto"/>
                          </w:divBdr>
                          <w:divsChild>
                            <w:div w:id="1176727132">
                              <w:marLeft w:val="240"/>
                              <w:marRight w:val="0"/>
                              <w:marTop w:val="0"/>
                              <w:marBottom w:val="0"/>
                              <w:divBdr>
                                <w:top w:val="none" w:sz="0" w:space="0" w:color="auto"/>
                                <w:left w:val="none" w:sz="0" w:space="0" w:color="auto"/>
                                <w:bottom w:val="none" w:sz="0" w:space="0" w:color="auto"/>
                                <w:right w:val="none" w:sz="0" w:space="0" w:color="auto"/>
                              </w:divBdr>
                            </w:div>
                          </w:divsChild>
                        </w:div>
                        <w:div w:id="1899974046">
                          <w:marLeft w:val="240"/>
                          <w:marRight w:val="240"/>
                          <w:marTop w:val="0"/>
                          <w:marBottom w:val="0"/>
                          <w:divBdr>
                            <w:top w:val="none" w:sz="0" w:space="0" w:color="auto"/>
                            <w:left w:val="none" w:sz="0" w:space="0" w:color="auto"/>
                            <w:bottom w:val="none" w:sz="0" w:space="0" w:color="auto"/>
                            <w:right w:val="none" w:sz="0" w:space="0" w:color="auto"/>
                          </w:divBdr>
                          <w:divsChild>
                            <w:div w:id="536351802">
                              <w:marLeft w:val="240"/>
                              <w:marRight w:val="0"/>
                              <w:marTop w:val="0"/>
                              <w:marBottom w:val="0"/>
                              <w:divBdr>
                                <w:top w:val="none" w:sz="0" w:space="0" w:color="auto"/>
                                <w:left w:val="none" w:sz="0" w:space="0" w:color="auto"/>
                                <w:bottom w:val="none" w:sz="0" w:space="0" w:color="auto"/>
                                <w:right w:val="none" w:sz="0" w:space="0" w:color="auto"/>
                              </w:divBdr>
                            </w:div>
                          </w:divsChild>
                        </w:div>
                        <w:div w:id="1930697500">
                          <w:marLeft w:val="240"/>
                          <w:marRight w:val="240"/>
                          <w:marTop w:val="0"/>
                          <w:marBottom w:val="0"/>
                          <w:divBdr>
                            <w:top w:val="none" w:sz="0" w:space="0" w:color="auto"/>
                            <w:left w:val="none" w:sz="0" w:space="0" w:color="auto"/>
                            <w:bottom w:val="none" w:sz="0" w:space="0" w:color="auto"/>
                            <w:right w:val="none" w:sz="0" w:space="0" w:color="auto"/>
                          </w:divBdr>
                          <w:divsChild>
                            <w:div w:id="1426002568">
                              <w:marLeft w:val="240"/>
                              <w:marRight w:val="0"/>
                              <w:marTop w:val="0"/>
                              <w:marBottom w:val="0"/>
                              <w:divBdr>
                                <w:top w:val="none" w:sz="0" w:space="0" w:color="auto"/>
                                <w:left w:val="none" w:sz="0" w:space="0" w:color="auto"/>
                                <w:bottom w:val="none" w:sz="0" w:space="0" w:color="auto"/>
                                <w:right w:val="none" w:sz="0" w:space="0" w:color="auto"/>
                              </w:divBdr>
                            </w:div>
                          </w:divsChild>
                        </w:div>
                        <w:div w:id="2073849901">
                          <w:marLeft w:val="240"/>
                          <w:marRight w:val="240"/>
                          <w:marTop w:val="0"/>
                          <w:marBottom w:val="0"/>
                          <w:divBdr>
                            <w:top w:val="none" w:sz="0" w:space="0" w:color="auto"/>
                            <w:left w:val="none" w:sz="0" w:space="0" w:color="auto"/>
                            <w:bottom w:val="none" w:sz="0" w:space="0" w:color="auto"/>
                            <w:right w:val="none" w:sz="0" w:space="0" w:color="auto"/>
                          </w:divBdr>
                          <w:divsChild>
                            <w:div w:id="4255384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061473">
                  <w:marLeft w:val="240"/>
                  <w:marRight w:val="240"/>
                  <w:marTop w:val="0"/>
                  <w:marBottom w:val="0"/>
                  <w:divBdr>
                    <w:top w:val="none" w:sz="0" w:space="0" w:color="auto"/>
                    <w:left w:val="none" w:sz="0" w:space="0" w:color="auto"/>
                    <w:bottom w:val="none" w:sz="0" w:space="0" w:color="auto"/>
                    <w:right w:val="none" w:sz="0" w:space="0" w:color="auto"/>
                  </w:divBdr>
                  <w:divsChild>
                    <w:div w:id="626356497">
                      <w:marLeft w:val="240"/>
                      <w:marRight w:val="0"/>
                      <w:marTop w:val="0"/>
                      <w:marBottom w:val="0"/>
                      <w:divBdr>
                        <w:top w:val="none" w:sz="0" w:space="0" w:color="auto"/>
                        <w:left w:val="none" w:sz="0" w:space="0" w:color="auto"/>
                        <w:bottom w:val="none" w:sz="0" w:space="0" w:color="auto"/>
                        <w:right w:val="none" w:sz="0" w:space="0" w:color="auto"/>
                      </w:divBdr>
                    </w:div>
                    <w:div w:id="1097288777">
                      <w:marLeft w:val="0"/>
                      <w:marRight w:val="0"/>
                      <w:marTop w:val="0"/>
                      <w:marBottom w:val="0"/>
                      <w:divBdr>
                        <w:top w:val="none" w:sz="0" w:space="0" w:color="auto"/>
                        <w:left w:val="none" w:sz="0" w:space="0" w:color="auto"/>
                        <w:bottom w:val="none" w:sz="0" w:space="0" w:color="auto"/>
                        <w:right w:val="none" w:sz="0" w:space="0" w:color="auto"/>
                      </w:divBdr>
                      <w:divsChild>
                        <w:div w:id="299654784">
                          <w:marLeft w:val="240"/>
                          <w:marRight w:val="240"/>
                          <w:marTop w:val="0"/>
                          <w:marBottom w:val="0"/>
                          <w:divBdr>
                            <w:top w:val="none" w:sz="0" w:space="0" w:color="auto"/>
                            <w:left w:val="none" w:sz="0" w:space="0" w:color="auto"/>
                            <w:bottom w:val="none" w:sz="0" w:space="0" w:color="auto"/>
                            <w:right w:val="none" w:sz="0" w:space="0" w:color="auto"/>
                          </w:divBdr>
                          <w:divsChild>
                            <w:div w:id="1063287106">
                              <w:marLeft w:val="240"/>
                              <w:marRight w:val="0"/>
                              <w:marTop w:val="0"/>
                              <w:marBottom w:val="0"/>
                              <w:divBdr>
                                <w:top w:val="none" w:sz="0" w:space="0" w:color="auto"/>
                                <w:left w:val="none" w:sz="0" w:space="0" w:color="auto"/>
                                <w:bottom w:val="none" w:sz="0" w:space="0" w:color="auto"/>
                                <w:right w:val="none" w:sz="0" w:space="0" w:color="auto"/>
                              </w:divBdr>
                            </w:div>
                          </w:divsChild>
                        </w:div>
                        <w:div w:id="616259717">
                          <w:marLeft w:val="240"/>
                          <w:marRight w:val="240"/>
                          <w:marTop w:val="0"/>
                          <w:marBottom w:val="0"/>
                          <w:divBdr>
                            <w:top w:val="none" w:sz="0" w:space="0" w:color="auto"/>
                            <w:left w:val="none" w:sz="0" w:space="0" w:color="auto"/>
                            <w:bottom w:val="none" w:sz="0" w:space="0" w:color="auto"/>
                            <w:right w:val="none" w:sz="0" w:space="0" w:color="auto"/>
                          </w:divBdr>
                          <w:divsChild>
                            <w:div w:id="4787178">
                              <w:marLeft w:val="240"/>
                              <w:marRight w:val="0"/>
                              <w:marTop w:val="0"/>
                              <w:marBottom w:val="0"/>
                              <w:divBdr>
                                <w:top w:val="none" w:sz="0" w:space="0" w:color="auto"/>
                                <w:left w:val="none" w:sz="0" w:space="0" w:color="auto"/>
                                <w:bottom w:val="none" w:sz="0" w:space="0" w:color="auto"/>
                                <w:right w:val="none" w:sz="0" w:space="0" w:color="auto"/>
                              </w:divBdr>
                            </w:div>
                          </w:divsChild>
                        </w:div>
                        <w:div w:id="1168057582">
                          <w:marLeft w:val="0"/>
                          <w:marRight w:val="0"/>
                          <w:marTop w:val="0"/>
                          <w:marBottom w:val="0"/>
                          <w:divBdr>
                            <w:top w:val="none" w:sz="0" w:space="0" w:color="auto"/>
                            <w:left w:val="none" w:sz="0" w:space="0" w:color="auto"/>
                            <w:bottom w:val="none" w:sz="0" w:space="0" w:color="auto"/>
                            <w:right w:val="none" w:sz="0" w:space="0" w:color="auto"/>
                          </w:divBdr>
                        </w:div>
                        <w:div w:id="1273895841">
                          <w:marLeft w:val="240"/>
                          <w:marRight w:val="240"/>
                          <w:marTop w:val="0"/>
                          <w:marBottom w:val="0"/>
                          <w:divBdr>
                            <w:top w:val="none" w:sz="0" w:space="0" w:color="auto"/>
                            <w:left w:val="none" w:sz="0" w:space="0" w:color="auto"/>
                            <w:bottom w:val="none" w:sz="0" w:space="0" w:color="auto"/>
                            <w:right w:val="none" w:sz="0" w:space="0" w:color="auto"/>
                          </w:divBdr>
                          <w:divsChild>
                            <w:div w:id="1992557513">
                              <w:marLeft w:val="240"/>
                              <w:marRight w:val="0"/>
                              <w:marTop w:val="0"/>
                              <w:marBottom w:val="0"/>
                              <w:divBdr>
                                <w:top w:val="none" w:sz="0" w:space="0" w:color="auto"/>
                                <w:left w:val="none" w:sz="0" w:space="0" w:color="auto"/>
                                <w:bottom w:val="none" w:sz="0" w:space="0" w:color="auto"/>
                                <w:right w:val="none" w:sz="0" w:space="0" w:color="auto"/>
                              </w:divBdr>
                            </w:div>
                          </w:divsChild>
                        </w:div>
                        <w:div w:id="1427534631">
                          <w:marLeft w:val="240"/>
                          <w:marRight w:val="240"/>
                          <w:marTop w:val="0"/>
                          <w:marBottom w:val="0"/>
                          <w:divBdr>
                            <w:top w:val="none" w:sz="0" w:space="0" w:color="auto"/>
                            <w:left w:val="none" w:sz="0" w:space="0" w:color="auto"/>
                            <w:bottom w:val="none" w:sz="0" w:space="0" w:color="auto"/>
                            <w:right w:val="none" w:sz="0" w:space="0" w:color="auto"/>
                          </w:divBdr>
                          <w:divsChild>
                            <w:div w:id="1814524851">
                              <w:marLeft w:val="240"/>
                              <w:marRight w:val="0"/>
                              <w:marTop w:val="0"/>
                              <w:marBottom w:val="0"/>
                              <w:divBdr>
                                <w:top w:val="none" w:sz="0" w:space="0" w:color="auto"/>
                                <w:left w:val="none" w:sz="0" w:space="0" w:color="auto"/>
                                <w:bottom w:val="none" w:sz="0" w:space="0" w:color="auto"/>
                                <w:right w:val="none" w:sz="0" w:space="0" w:color="auto"/>
                              </w:divBdr>
                            </w:div>
                          </w:divsChild>
                        </w:div>
                        <w:div w:id="1507358554">
                          <w:marLeft w:val="240"/>
                          <w:marRight w:val="240"/>
                          <w:marTop w:val="0"/>
                          <w:marBottom w:val="0"/>
                          <w:divBdr>
                            <w:top w:val="none" w:sz="0" w:space="0" w:color="auto"/>
                            <w:left w:val="none" w:sz="0" w:space="0" w:color="auto"/>
                            <w:bottom w:val="none" w:sz="0" w:space="0" w:color="auto"/>
                            <w:right w:val="none" w:sz="0" w:space="0" w:color="auto"/>
                          </w:divBdr>
                          <w:divsChild>
                            <w:div w:id="1213538869">
                              <w:marLeft w:val="240"/>
                              <w:marRight w:val="0"/>
                              <w:marTop w:val="0"/>
                              <w:marBottom w:val="0"/>
                              <w:divBdr>
                                <w:top w:val="none" w:sz="0" w:space="0" w:color="auto"/>
                                <w:left w:val="none" w:sz="0" w:space="0" w:color="auto"/>
                                <w:bottom w:val="none" w:sz="0" w:space="0" w:color="auto"/>
                                <w:right w:val="none" w:sz="0" w:space="0" w:color="auto"/>
                              </w:divBdr>
                            </w:div>
                          </w:divsChild>
                        </w:div>
                        <w:div w:id="1785463033">
                          <w:marLeft w:val="240"/>
                          <w:marRight w:val="240"/>
                          <w:marTop w:val="0"/>
                          <w:marBottom w:val="0"/>
                          <w:divBdr>
                            <w:top w:val="none" w:sz="0" w:space="0" w:color="auto"/>
                            <w:left w:val="none" w:sz="0" w:space="0" w:color="auto"/>
                            <w:bottom w:val="none" w:sz="0" w:space="0" w:color="auto"/>
                            <w:right w:val="none" w:sz="0" w:space="0" w:color="auto"/>
                          </w:divBdr>
                          <w:divsChild>
                            <w:div w:id="240410817">
                              <w:marLeft w:val="0"/>
                              <w:marRight w:val="0"/>
                              <w:marTop w:val="0"/>
                              <w:marBottom w:val="0"/>
                              <w:divBdr>
                                <w:top w:val="none" w:sz="0" w:space="0" w:color="auto"/>
                                <w:left w:val="none" w:sz="0" w:space="0" w:color="auto"/>
                                <w:bottom w:val="none" w:sz="0" w:space="0" w:color="auto"/>
                                <w:right w:val="none" w:sz="0" w:space="0" w:color="auto"/>
                              </w:divBdr>
                              <w:divsChild>
                                <w:div w:id="1950114920">
                                  <w:marLeft w:val="0"/>
                                  <w:marRight w:val="0"/>
                                  <w:marTop w:val="0"/>
                                  <w:marBottom w:val="0"/>
                                  <w:divBdr>
                                    <w:top w:val="none" w:sz="0" w:space="0" w:color="auto"/>
                                    <w:left w:val="none" w:sz="0" w:space="0" w:color="auto"/>
                                    <w:bottom w:val="none" w:sz="0" w:space="0" w:color="auto"/>
                                    <w:right w:val="none" w:sz="0" w:space="0" w:color="auto"/>
                                  </w:divBdr>
                                </w:div>
                                <w:div w:id="2036343967">
                                  <w:marLeft w:val="240"/>
                                  <w:marRight w:val="240"/>
                                  <w:marTop w:val="0"/>
                                  <w:marBottom w:val="0"/>
                                  <w:divBdr>
                                    <w:top w:val="none" w:sz="0" w:space="0" w:color="auto"/>
                                    <w:left w:val="none" w:sz="0" w:space="0" w:color="auto"/>
                                    <w:bottom w:val="none" w:sz="0" w:space="0" w:color="auto"/>
                                    <w:right w:val="none" w:sz="0" w:space="0" w:color="auto"/>
                                  </w:divBdr>
                                  <w:divsChild>
                                    <w:div w:id="7717046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196343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656448">
                  <w:marLeft w:val="240"/>
                  <w:marRight w:val="240"/>
                  <w:marTop w:val="0"/>
                  <w:marBottom w:val="0"/>
                  <w:divBdr>
                    <w:top w:val="none" w:sz="0" w:space="0" w:color="auto"/>
                    <w:left w:val="none" w:sz="0" w:space="0" w:color="auto"/>
                    <w:bottom w:val="none" w:sz="0" w:space="0" w:color="auto"/>
                    <w:right w:val="none" w:sz="0" w:space="0" w:color="auto"/>
                  </w:divBdr>
                  <w:divsChild>
                    <w:div w:id="1943420057">
                      <w:marLeft w:val="240"/>
                      <w:marRight w:val="0"/>
                      <w:marTop w:val="0"/>
                      <w:marBottom w:val="0"/>
                      <w:divBdr>
                        <w:top w:val="none" w:sz="0" w:space="0" w:color="auto"/>
                        <w:left w:val="none" w:sz="0" w:space="0" w:color="auto"/>
                        <w:bottom w:val="none" w:sz="0" w:space="0" w:color="auto"/>
                        <w:right w:val="none" w:sz="0" w:space="0" w:color="auto"/>
                      </w:divBdr>
                    </w:div>
                  </w:divsChild>
                </w:div>
                <w:div w:id="1105268677">
                  <w:marLeft w:val="240"/>
                  <w:marRight w:val="240"/>
                  <w:marTop w:val="0"/>
                  <w:marBottom w:val="0"/>
                  <w:divBdr>
                    <w:top w:val="none" w:sz="0" w:space="0" w:color="auto"/>
                    <w:left w:val="none" w:sz="0" w:space="0" w:color="auto"/>
                    <w:bottom w:val="none" w:sz="0" w:space="0" w:color="auto"/>
                    <w:right w:val="none" w:sz="0" w:space="0" w:color="auto"/>
                  </w:divBdr>
                  <w:divsChild>
                    <w:div w:id="371150578">
                      <w:marLeft w:val="240"/>
                      <w:marRight w:val="0"/>
                      <w:marTop w:val="0"/>
                      <w:marBottom w:val="0"/>
                      <w:divBdr>
                        <w:top w:val="none" w:sz="0" w:space="0" w:color="auto"/>
                        <w:left w:val="none" w:sz="0" w:space="0" w:color="auto"/>
                        <w:bottom w:val="none" w:sz="0" w:space="0" w:color="auto"/>
                        <w:right w:val="none" w:sz="0" w:space="0" w:color="auto"/>
                      </w:divBdr>
                    </w:div>
                  </w:divsChild>
                </w:div>
                <w:div w:id="1150830974">
                  <w:marLeft w:val="240"/>
                  <w:marRight w:val="240"/>
                  <w:marTop w:val="0"/>
                  <w:marBottom w:val="0"/>
                  <w:divBdr>
                    <w:top w:val="none" w:sz="0" w:space="0" w:color="auto"/>
                    <w:left w:val="none" w:sz="0" w:space="0" w:color="auto"/>
                    <w:bottom w:val="none" w:sz="0" w:space="0" w:color="auto"/>
                    <w:right w:val="none" w:sz="0" w:space="0" w:color="auto"/>
                  </w:divBdr>
                  <w:divsChild>
                    <w:div w:id="525410558">
                      <w:marLeft w:val="240"/>
                      <w:marRight w:val="0"/>
                      <w:marTop w:val="0"/>
                      <w:marBottom w:val="0"/>
                      <w:divBdr>
                        <w:top w:val="none" w:sz="0" w:space="0" w:color="auto"/>
                        <w:left w:val="none" w:sz="0" w:space="0" w:color="auto"/>
                        <w:bottom w:val="none" w:sz="0" w:space="0" w:color="auto"/>
                        <w:right w:val="none" w:sz="0" w:space="0" w:color="auto"/>
                      </w:divBdr>
                    </w:div>
                  </w:divsChild>
                </w:div>
                <w:div w:id="1678967188">
                  <w:marLeft w:val="0"/>
                  <w:marRight w:val="0"/>
                  <w:marTop w:val="0"/>
                  <w:marBottom w:val="0"/>
                  <w:divBdr>
                    <w:top w:val="none" w:sz="0" w:space="0" w:color="auto"/>
                    <w:left w:val="none" w:sz="0" w:space="0" w:color="auto"/>
                    <w:bottom w:val="none" w:sz="0" w:space="0" w:color="auto"/>
                    <w:right w:val="none" w:sz="0" w:space="0" w:color="auto"/>
                  </w:divBdr>
                </w:div>
                <w:div w:id="1828814081">
                  <w:marLeft w:val="240"/>
                  <w:marRight w:val="240"/>
                  <w:marTop w:val="0"/>
                  <w:marBottom w:val="0"/>
                  <w:divBdr>
                    <w:top w:val="none" w:sz="0" w:space="0" w:color="auto"/>
                    <w:left w:val="none" w:sz="0" w:space="0" w:color="auto"/>
                    <w:bottom w:val="none" w:sz="0" w:space="0" w:color="auto"/>
                    <w:right w:val="none" w:sz="0" w:space="0" w:color="auto"/>
                  </w:divBdr>
                  <w:divsChild>
                    <w:div w:id="2015523274">
                      <w:marLeft w:val="240"/>
                      <w:marRight w:val="0"/>
                      <w:marTop w:val="0"/>
                      <w:marBottom w:val="0"/>
                      <w:divBdr>
                        <w:top w:val="none" w:sz="0" w:space="0" w:color="auto"/>
                        <w:left w:val="none" w:sz="0" w:space="0" w:color="auto"/>
                        <w:bottom w:val="none" w:sz="0" w:space="0" w:color="auto"/>
                        <w:right w:val="none" w:sz="0" w:space="0" w:color="auto"/>
                      </w:divBdr>
                    </w:div>
                  </w:divsChild>
                </w:div>
                <w:div w:id="2028864732">
                  <w:marLeft w:val="240"/>
                  <w:marRight w:val="240"/>
                  <w:marTop w:val="0"/>
                  <w:marBottom w:val="0"/>
                  <w:divBdr>
                    <w:top w:val="none" w:sz="0" w:space="0" w:color="auto"/>
                    <w:left w:val="none" w:sz="0" w:space="0" w:color="auto"/>
                    <w:bottom w:val="none" w:sz="0" w:space="0" w:color="auto"/>
                    <w:right w:val="none" w:sz="0" w:space="0" w:color="auto"/>
                  </w:divBdr>
                  <w:divsChild>
                    <w:div w:id="395470525">
                      <w:marLeft w:val="0"/>
                      <w:marRight w:val="0"/>
                      <w:marTop w:val="0"/>
                      <w:marBottom w:val="0"/>
                      <w:divBdr>
                        <w:top w:val="none" w:sz="0" w:space="0" w:color="auto"/>
                        <w:left w:val="none" w:sz="0" w:space="0" w:color="auto"/>
                        <w:bottom w:val="none" w:sz="0" w:space="0" w:color="auto"/>
                        <w:right w:val="none" w:sz="0" w:space="0" w:color="auto"/>
                      </w:divBdr>
                      <w:divsChild>
                        <w:div w:id="207650734">
                          <w:marLeft w:val="240"/>
                          <w:marRight w:val="240"/>
                          <w:marTop w:val="0"/>
                          <w:marBottom w:val="0"/>
                          <w:divBdr>
                            <w:top w:val="none" w:sz="0" w:space="0" w:color="auto"/>
                            <w:left w:val="none" w:sz="0" w:space="0" w:color="auto"/>
                            <w:bottom w:val="none" w:sz="0" w:space="0" w:color="auto"/>
                            <w:right w:val="none" w:sz="0" w:space="0" w:color="auto"/>
                          </w:divBdr>
                          <w:divsChild>
                            <w:div w:id="496969357">
                              <w:marLeft w:val="240"/>
                              <w:marRight w:val="0"/>
                              <w:marTop w:val="0"/>
                              <w:marBottom w:val="0"/>
                              <w:divBdr>
                                <w:top w:val="none" w:sz="0" w:space="0" w:color="auto"/>
                                <w:left w:val="none" w:sz="0" w:space="0" w:color="auto"/>
                                <w:bottom w:val="none" w:sz="0" w:space="0" w:color="auto"/>
                                <w:right w:val="none" w:sz="0" w:space="0" w:color="auto"/>
                              </w:divBdr>
                            </w:div>
                          </w:divsChild>
                        </w:div>
                        <w:div w:id="1977098193">
                          <w:marLeft w:val="0"/>
                          <w:marRight w:val="0"/>
                          <w:marTop w:val="0"/>
                          <w:marBottom w:val="0"/>
                          <w:divBdr>
                            <w:top w:val="none" w:sz="0" w:space="0" w:color="auto"/>
                            <w:left w:val="none" w:sz="0" w:space="0" w:color="auto"/>
                            <w:bottom w:val="none" w:sz="0" w:space="0" w:color="auto"/>
                            <w:right w:val="none" w:sz="0" w:space="0" w:color="auto"/>
                          </w:divBdr>
                        </w:div>
                      </w:divsChild>
                    </w:div>
                    <w:div w:id="977496055">
                      <w:marLeft w:val="240"/>
                      <w:marRight w:val="0"/>
                      <w:marTop w:val="0"/>
                      <w:marBottom w:val="0"/>
                      <w:divBdr>
                        <w:top w:val="none" w:sz="0" w:space="0" w:color="auto"/>
                        <w:left w:val="none" w:sz="0" w:space="0" w:color="auto"/>
                        <w:bottom w:val="none" w:sz="0" w:space="0" w:color="auto"/>
                        <w:right w:val="none" w:sz="0" w:space="0" w:color="auto"/>
                      </w:divBdr>
                    </w:div>
                  </w:divsChild>
                </w:div>
                <w:div w:id="2033990281">
                  <w:marLeft w:val="240"/>
                  <w:marRight w:val="240"/>
                  <w:marTop w:val="0"/>
                  <w:marBottom w:val="0"/>
                  <w:divBdr>
                    <w:top w:val="none" w:sz="0" w:space="0" w:color="auto"/>
                    <w:left w:val="none" w:sz="0" w:space="0" w:color="auto"/>
                    <w:bottom w:val="none" w:sz="0" w:space="0" w:color="auto"/>
                    <w:right w:val="none" w:sz="0" w:space="0" w:color="auto"/>
                  </w:divBdr>
                  <w:divsChild>
                    <w:div w:id="399451969">
                      <w:marLeft w:val="240"/>
                      <w:marRight w:val="0"/>
                      <w:marTop w:val="0"/>
                      <w:marBottom w:val="0"/>
                      <w:divBdr>
                        <w:top w:val="none" w:sz="0" w:space="0" w:color="auto"/>
                        <w:left w:val="none" w:sz="0" w:space="0" w:color="auto"/>
                        <w:bottom w:val="none" w:sz="0" w:space="0" w:color="auto"/>
                        <w:right w:val="none" w:sz="0" w:space="0" w:color="auto"/>
                      </w:divBdr>
                    </w:div>
                    <w:div w:id="1576210386">
                      <w:marLeft w:val="0"/>
                      <w:marRight w:val="0"/>
                      <w:marTop w:val="0"/>
                      <w:marBottom w:val="0"/>
                      <w:divBdr>
                        <w:top w:val="none" w:sz="0" w:space="0" w:color="auto"/>
                        <w:left w:val="none" w:sz="0" w:space="0" w:color="auto"/>
                        <w:bottom w:val="none" w:sz="0" w:space="0" w:color="auto"/>
                        <w:right w:val="none" w:sz="0" w:space="0" w:color="auto"/>
                      </w:divBdr>
                      <w:divsChild>
                        <w:div w:id="333462087">
                          <w:marLeft w:val="240"/>
                          <w:marRight w:val="240"/>
                          <w:marTop w:val="0"/>
                          <w:marBottom w:val="0"/>
                          <w:divBdr>
                            <w:top w:val="none" w:sz="0" w:space="0" w:color="auto"/>
                            <w:left w:val="none" w:sz="0" w:space="0" w:color="auto"/>
                            <w:bottom w:val="none" w:sz="0" w:space="0" w:color="auto"/>
                            <w:right w:val="none" w:sz="0" w:space="0" w:color="auto"/>
                          </w:divBdr>
                          <w:divsChild>
                            <w:div w:id="2116517183">
                              <w:marLeft w:val="240"/>
                              <w:marRight w:val="0"/>
                              <w:marTop w:val="0"/>
                              <w:marBottom w:val="0"/>
                              <w:divBdr>
                                <w:top w:val="none" w:sz="0" w:space="0" w:color="auto"/>
                                <w:left w:val="none" w:sz="0" w:space="0" w:color="auto"/>
                                <w:bottom w:val="none" w:sz="0" w:space="0" w:color="auto"/>
                                <w:right w:val="none" w:sz="0" w:space="0" w:color="auto"/>
                              </w:divBdr>
                            </w:div>
                          </w:divsChild>
                        </w:div>
                        <w:div w:id="683635069">
                          <w:marLeft w:val="240"/>
                          <w:marRight w:val="240"/>
                          <w:marTop w:val="0"/>
                          <w:marBottom w:val="0"/>
                          <w:divBdr>
                            <w:top w:val="none" w:sz="0" w:space="0" w:color="auto"/>
                            <w:left w:val="none" w:sz="0" w:space="0" w:color="auto"/>
                            <w:bottom w:val="none" w:sz="0" w:space="0" w:color="auto"/>
                            <w:right w:val="none" w:sz="0" w:space="0" w:color="auto"/>
                          </w:divBdr>
                          <w:divsChild>
                            <w:div w:id="1023166370">
                              <w:marLeft w:val="240"/>
                              <w:marRight w:val="0"/>
                              <w:marTop w:val="0"/>
                              <w:marBottom w:val="0"/>
                              <w:divBdr>
                                <w:top w:val="none" w:sz="0" w:space="0" w:color="auto"/>
                                <w:left w:val="none" w:sz="0" w:space="0" w:color="auto"/>
                                <w:bottom w:val="none" w:sz="0" w:space="0" w:color="auto"/>
                                <w:right w:val="none" w:sz="0" w:space="0" w:color="auto"/>
                              </w:divBdr>
                            </w:div>
                          </w:divsChild>
                        </w:div>
                        <w:div w:id="18810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8573">
                  <w:marLeft w:val="240"/>
                  <w:marRight w:val="240"/>
                  <w:marTop w:val="0"/>
                  <w:marBottom w:val="0"/>
                  <w:divBdr>
                    <w:top w:val="none" w:sz="0" w:space="0" w:color="auto"/>
                    <w:left w:val="none" w:sz="0" w:space="0" w:color="auto"/>
                    <w:bottom w:val="none" w:sz="0" w:space="0" w:color="auto"/>
                    <w:right w:val="none" w:sz="0" w:space="0" w:color="auto"/>
                  </w:divBdr>
                  <w:divsChild>
                    <w:div w:id="979503852">
                      <w:marLeft w:val="240"/>
                      <w:marRight w:val="0"/>
                      <w:marTop w:val="0"/>
                      <w:marBottom w:val="0"/>
                      <w:divBdr>
                        <w:top w:val="none" w:sz="0" w:space="0" w:color="auto"/>
                        <w:left w:val="none" w:sz="0" w:space="0" w:color="auto"/>
                        <w:bottom w:val="none" w:sz="0" w:space="0" w:color="auto"/>
                        <w:right w:val="none" w:sz="0" w:space="0" w:color="auto"/>
                      </w:divBdr>
                    </w:div>
                  </w:divsChild>
                </w:div>
                <w:div w:id="2073458829">
                  <w:marLeft w:val="240"/>
                  <w:marRight w:val="240"/>
                  <w:marTop w:val="0"/>
                  <w:marBottom w:val="0"/>
                  <w:divBdr>
                    <w:top w:val="none" w:sz="0" w:space="0" w:color="auto"/>
                    <w:left w:val="none" w:sz="0" w:space="0" w:color="auto"/>
                    <w:bottom w:val="none" w:sz="0" w:space="0" w:color="auto"/>
                    <w:right w:val="none" w:sz="0" w:space="0" w:color="auto"/>
                  </w:divBdr>
                  <w:divsChild>
                    <w:div w:id="1835757742">
                      <w:marLeft w:val="240"/>
                      <w:marRight w:val="0"/>
                      <w:marTop w:val="0"/>
                      <w:marBottom w:val="0"/>
                      <w:divBdr>
                        <w:top w:val="none" w:sz="0" w:space="0" w:color="auto"/>
                        <w:left w:val="none" w:sz="0" w:space="0" w:color="auto"/>
                        <w:bottom w:val="none" w:sz="0" w:space="0" w:color="auto"/>
                        <w:right w:val="none" w:sz="0" w:space="0" w:color="auto"/>
                      </w:divBdr>
                    </w:div>
                  </w:divsChild>
                </w:div>
                <w:div w:id="2127115006">
                  <w:marLeft w:val="240"/>
                  <w:marRight w:val="240"/>
                  <w:marTop w:val="0"/>
                  <w:marBottom w:val="0"/>
                  <w:divBdr>
                    <w:top w:val="none" w:sz="0" w:space="0" w:color="auto"/>
                    <w:left w:val="none" w:sz="0" w:space="0" w:color="auto"/>
                    <w:bottom w:val="none" w:sz="0" w:space="0" w:color="auto"/>
                    <w:right w:val="none" w:sz="0" w:space="0" w:color="auto"/>
                  </w:divBdr>
                  <w:divsChild>
                    <w:div w:id="11929116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945690">
      <w:bodyDiv w:val="1"/>
      <w:marLeft w:val="0"/>
      <w:marRight w:val="0"/>
      <w:marTop w:val="0"/>
      <w:marBottom w:val="0"/>
      <w:divBdr>
        <w:top w:val="none" w:sz="0" w:space="0" w:color="auto"/>
        <w:left w:val="none" w:sz="0" w:space="0" w:color="auto"/>
        <w:bottom w:val="none" w:sz="0" w:space="0" w:color="auto"/>
        <w:right w:val="none" w:sz="0" w:space="0" w:color="auto"/>
      </w:divBdr>
    </w:div>
    <w:div w:id="1445225118">
      <w:bodyDiv w:val="1"/>
      <w:marLeft w:val="0"/>
      <w:marRight w:val="0"/>
      <w:marTop w:val="0"/>
      <w:marBottom w:val="0"/>
      <w:divBdr>
        <w:top w:val="none" w:sz="0" w:space="0" w:color="auto"/>
        <w:left w:val="none" w:sz="0" w:space="0" w:color="auto"/>
        <w:bottom w:val="none" w:sz="0" w:space="0" w:color="auto"/>
        <w:right w:val="none" w:sz="0" w:space="0" w:color="auto"/>
      </w:divBdr>
      <w:divsChild>
        <w:div w:id="2081439083">
          <w:marLeft w:val="0"/>
          <w:marRight w:val="0"/>
          <w:marTop w:val="0"/>
          <w:marBottom w:val="0"/>
          <w:divBdr>
            <w:top w:val="none" w:sz="0" w:space="0" w:color="auto"/>
            <w:left w:val="none" w:sz="0" w:space="0" w:color="auto"/>
            <w:bottom w:val="none" w:sz="0" w:space="0" w:color="auto"/>
            <w:right w:val="none" w:sz="0" w:space="0" w:color="auto"/>
          </w:divBdr>
          <w:divsChild>
            <w:div w:id="821384691">
              <w:marLeft w:val="0"/>
              <w:marRight w:val="0"/>
              <w:marTop w:val="0"/>
              <w:marBottom w:val="0"/>
              <w:divBdr>
                <w:top w:val="none" w:sz="0" w:space="0" w:color="auto"/>
                <w:left w:val="none" w:sz="0" w:space="0" w:color="auto"/>
                <w:bottom w:val="none" w:sz="0" w:space="0" w:color="auto"/>
                <w:right w:val="none" w:sz="0" w:space="0" w:color="auto"/>
              </w:divBdr>
              <w:divsChild>
                <w:div w:id="1404058906">
                  <w:marLeft w:val="0"/>
                  <w:marRight w:val="0"/>
                  <w:marTop w:val="0"/>
                  <w:marBottom w:val="0"/>
                  <w:divBdr>
                    <w:top w:val="none" w:sz="0" w:space="0" w:color="auto"/>
                    <w:left w:val="none" w:sz="0" w:space="0" w:color="auto"/>
                    <w:bottom w:val="none" w:sz="0" w:space="0" w:color="auto"/>
                    <w:right w:val="none" w:sz="0" w:space="0" w:color="auto"/>
                  </w:divBdr>
                  <w:divsChild>
                    <w:div w:id="1280992702">
                      <w:marLeft w:val="0"/>
                      <w:marRight w:val="0"/>
                      <w:marTop w:val="0"/>
                      <w:marBottom w:val="0"/>
                      <w:divBdr>
                        <w:top w:val="none" w:sz="0" w:space="0" w:color="auto"/>
                        <w:left w:val="none" w:sz="0" w:space="0" w:color="auto"/>
                        <w:bottom w:val="none" w:sz="0" w:space="0" w:color="auto"/>
                        <w:right w:val="none" w:sz="0" w:space="0" w:color="auto"/>
                      </w:divBdr>
                      <w:divsChild>
                        <w:div w:id="48891940">
                          <w:marLeft w:val="0"/>
                          <w:marRight w:val="0"/>
                          <w:marTop w:val="0"/>
                          <w:marBottom w:val="0"/>
                          <w:divBdr>
                            <w:top w:val="none" w:sz="0" w:space="0" w:color="auto"/>
                            <w:left w:val="none" w:sz="0" w:space="0" w:color="auto"/>
                            <w:bottom w:val="none" w:sz="0" w:space="0" w:color="auto"/>
                            <w:right w:val="none" w:sz="0" w:space="0" w:color="auto"/>
                          </w:divBdr>
                          <w:divsChild>
                            <w:div w:id="1341395479">
                              <w:marLeft w:val="0"/>
                              <w:marRight w:val="0"/>
                              <w:marTop w:val="0"/>
                              <w:marBottom w:val="0"/>
                              <w:divBdr>
                                <w:top w:val="none" w:sz="0" w:space="0" w:color="auto"/>
                                <w:left w:val="none" w:sz="0" w:space="0" w:color="auto"/>
                                <w:bottom w:val="none" w:sz="0" w:space="0" w:color="auto"/>
                                <w:right w:val="none" w:sz="0" w:space="0" w:color="auto"/>
                              </w:divBdr>
                              <w:divsChild>
                                <w:div w:id="996493576">
                                  <w:marLeft w:val="0"/>
                                  <w:marRight w:val="0"/>
                                  <w:marTop w:val="0"/>
                                  <w:marBottom w:val="0"/>
                                  <w:divBdr>
                                    <w:top w:val="none" w:sz="0" w:space="0" w:color="auto"/>
                                    <w:left w:val="none" w:sz="0" w:space="0" w:color="auto"/>
                                    <w:bottom w:val="none" w:sz="0" w:space="0" w:color="auto"/>
                                    <w:right w:val="none" w:sz="0" w:space="0" w:color="auto"/>
                                  </w:divBdr>
                                  <w:divsChild>
                                    <w:div w:id="495267388">
                                      <w:marLeft w:val="0"/>
                                      <w:marRight w:val="0"/>
                                      <w:marTop w:val="0"/>
                                      <w:marBottom w:val="0"/>
                                      <w:divBdr>
                                        <w:top w:val="none" w:sz="0" w:space="0" w:color="auto"/>
                                        <w:left w:val="none" w:sz="0" w:space="0" w:color="auto"/>
                                        <w:bottom w:val="none" w:sz="0" w:space="0" w:color="auto"/>
                                        <w:right w:val="none" w:sz="0" w:space="0" w:color="auto"/>
                                      </w:divBdr>
                                      <w:divsChild>
                                        <w:div w:id="189958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9252964">
      <w:bodyDiv w:val="1"/>
      <w:marLeft w:val="0"/>
      <w:marRight w:val="0"/>
      <w:marTop w:val="0"/>
      <w:marBottom w:val="0"/>
      <w:divBdr>
        <w:top w:val="none" w:sz="0" w:space="0" w:color="auto"/>
        <w:left w:val="none" w:sz="0" w:space="0" w:color="auto"/>
        <w:bottom w:val="none" w:sz="0" w:space="0" w:color="auto"/>
        <w:right w:val="none" w:sz="0" w:space="0" w:color="auto"/>
      </w:divBdr>
      <w:divsChild>
        <w:div w:id="1368993677">
          <w:marLeft w:val="0"/>
          <w:marRight w:val="0"/>
          <w:marTop w:val="0"/>
          <w:marBottom w:val="0"/>
          <w:divBdr>
            <w:top w:val="none" w:sz="0" w:space="0" w:color="auto"/>
            <w:left w:val="none" w:sz="0" w:space="0" w:color="auto"/>
            <w:bottom w:val="none" w:sz="0" w:space="0" w:color="auto"/>
            <w:right w:val="none" w:sz="0" w:space="0" w:color="auto"/>
          </w:divBdr>
          <w:divsChild>
            <w:div w:id="53924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46500">
      <w:bodyDiv w:val="1"/>
      <w:marLeft w:val="0"/>
      <w:marRight w:val="0"/>
      <w:marTop w:val="0"/>
      <w:marBottom w:val="0"/>
      <w:divBdr>
        <w:top w:val="none" w:sz="0" w:space="0" w:color="auto"/>
        <w:left w:val="none" w:sz="0" w:space="0" w:color="auto"/>
        <w:bottom w:val="none" w:sz="0" w:space="0" w:color="auto"/>
        <w:right w:val="none" w:sz="0" w:space="0" w:color="auto"/>
      </w:divBdr>
      <w:divsChild>
        <w:div w:id="2110466166">
          <w:marLeft w:val="0"/>
          <w:marRight w:val="0"/>
          <w:marTop w:val="0"/>
          <w:marBottom w:val="0"/>
          <w:divBdr>
            <w:top w:val="none" w:sz="0" w:space="0" w:color="auto"/>
            <w:left w:val="none" w:sz="0" w:space="0" w:color="auto"/>
            <w:bottom w:val="none" w:sz="0" w:space="0" w:color="auto"/>
            <w:right w:val="none" w:sz="0" w:space="0" w:color="auto"/>
          </w:divBdr>
        </w:div>
      </w:divsChild>
    </w:div>
    <w:div w:id="1566720345">
      <w:bodyDiv w:val="1"/>
      <w:marLeft w:val="0"/>
      <w:marRight w:val="0"/>
      <w:marTop w:val="0"/>
      <w:marBottom w:val="0"/>
      <w:divBdr>
        <w:top w:val="none" w:sz="0" w:space="0" w:color="auto"/>
        <w:left w:val="none" w:sz="0" w:space="0" w:color="auto"/>
        <w:bottom w:val="none" w:sz="0" w:space="0" w:color="auto"/>
        <w:right w:val="none" w:sz="0" w:space="0" w:color="auto"/>
      </w:divBdr>
      <w:divsChild>
        <w:div w:id="2024672022">
          <w:marLeft w:val="1699"/>
          <w:marRight w:val="0"/>
          <w:marTop w:val="0"/>
          <w:marBottom w:val="0"/>
          <w:divBdr>
            <w:top w:val="single" w:sz="8" w:space="4" w:color="auto"/>
            <w:left w:val="single" w:sz="8" w:space="4" w:color="auto"/>
            <w:bottom w:val="single" w:sz="8" w:space="4" w:color="auto"/>
            <w:right w:val="single" w:sz="8" w:space="4" w:color="auto"/>
          </w:divBdr>
        </w:div>
      </w:divsChild>
    </w:div>
    <w:div w:id="1697345135">
      <w:bodyDiv w:val="1"/>
      <w:marLeft w:val="0"/>
      <w:marRight w:val="0"/>
      <w:marTop w:val="0"/>
      <w:marBottom w:val="0"/>
      <w:divBdr>
        <w:top w:val="none" w:sz="0" w:space="0" w:color="auto"/>
        <w:left w:val="none" w:sz="0" w:space="0" w:color="auto"/>
        <w:bottom w:val="none" w:sz="0" w:space="0" w:color="auto"/>
        <w:right w:val="none" w:sz="0" w:space="0" w:color="auto"/>
      </w:divBdr>
    </w:div>
    <w:div w:id="1774546689">
      <w:bodyDiv w:val="1"/>
      <w:marLeft w:val="0"/>
      <w:marRight w:val="0"/>
      <w:marTop w:val="0"/>
      <w:marBottom w:val="0"/>
      <w:divBdr>
        <w:top w:val="none" w:sz="0" w:space="0" w:color="auto"/>
        <w:left w:val="none" w:sz="0" w:space="0" w:color="auto"/>
        <w:bottom w:val="none" w:sz="0" w:space="0" w:color="auto"/>
        <w:right w:val="none" w:sz="0" w:space="0" w:color="auto"/>
      </w:divBdr>
      <w:divsChild>
        <w:div w:id="2063139896">
          <w:marLeft w:val="0"/>
          <w:marRight w:val="0"/>
          <w:marTop w:val="0"/>
          <w:marBottom w:val="0"/>
          <w:divBdr>
            <w:top w:val="none" w:sz="0" w:space="0" w:color="auto"/>
            <w:left w:val="none" w:sz="0" w:space="0" w:color="auto"/>
            <w:bottom w:val="single" w:sz="8" w:space="1" w:color="auto"/>
            <w:right w:val="none" w:sz="0" w:space="0" w:color="auto"/>
          </w:divBdr>
        </w:div>
      </w:divsChild>
    </w:div>
    <w:div w:id="1861160940">
      <w:bodyDiv w:val="1"/>
      <w:marLeft w:val="0"/>
      <w:marRight w:val="0"/>
      <w:marTop w:val="0"/>
      <w:marBottom w:val="0"/>
      <w:divBdr>
        <w:top w:val="none" w:sz="0" w:space="0" w:color="auto"/>
        <w:left w:val="none" w:sz="0" w:space="0" w:color="auto"/>
        <w:bottom w:val="none" w:sz="0" w:space="0" w:color="auto"/>
        <w:right w:val="none" w:sz="0" w:space="0" w:color="auto"/>
      </w:divBdr>
      <w:divsChild>
        <w:div w:id="1125000838">
          <w:marLeft w:val="0"/>
          <w:marRight w:val="0"/>
          <w:marTop w:val="0"/>
          <w:marBottom w:val="0"/>
          <w:divBdr>
            <w:top w:val="none" w:sz="0" w:space="0" w:color="auto"/>
            <w:left w:val="none" w:sz="0" w:space="0" w:color="auto"/>
            <w:bottom w:val="none" w:sz="0" w:space="0" w:color="auto"/>
            <w:right w:val="none" w:sz="0" w:space="0" w:color="auto"/>
          </w:divBdr>
          <w:divsChild>
            <w:div w:id="1417895557">
              <w:marLeft w:val="0"/>
              <w:marRight w:val="0"/>
              <w:marTop w:val="0"/>
              <w:marBottom w:val="144"/>
              <w:divBdr>
                <w:top w:val="none" w:sz="0" w:space="0" w:color="auto"/>
                <w:left w:val="none" w:sz="0" w:space="0" w:color="auto"/>
                <w:bottom w:val="none" w:sz="0" w:space="0" w:color="auto"/>
                <w:right w:val="none" w:sz="0" w:space="0" w:color="auto"/>
              </w:divBdr>
              <w:divsChild>
                <w:div w:id="2132358774">
                  <w:marLeft w:val="2928"/>
                  <w:marRight w:val="0"/>
                  <w:marTop w:val="720"/>
                  <w:marBottom w:val="0"/>
                  <w:divBdr>
                    <w:top w:val="single" w:sz="6" w:space="0" w:color="AAAAAA"/>
                    <w:left w:val="single" w:sz="6" w:space="0" w:color="AAAAAA"/>
                    <w:bottom w:val="single" w:sz="6" w:space="0" w:color="AAAAAA"/>
                    <w:right w:val="none" w:sz="0" w:space="0" w:color="auto"/>
                  </w:divBdr>
                  <w:divsChild>
                    <w:div w:id="77806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863898">
      <w:bodyDiv w:val="1"/>
      <w:marLeft w:val="0"/>
      <w:marRight w:val="0"/>
      <w:marTop w:val="0"/>
      <w:marBottom w:val="0"/>
      <w:divBdr>
        <w:top w:val="none" w:sz="0" w:space="0" w:color="auto"/>
        <w:left w:val="none" w:sz="0" w:space="0" w:color="auto"/>
        <w:bottom w:val="none" w:sz="0" w:space="0" w:color="auto"/>
        <w:right w:val="none" w:sz="0" w:space="0" w:color="auto"/>
      </w:divBdr>
      <w:divsChild>
        <w:div w:id="268202432">
          <w:marLeft w:val="0"/>
          <w:marRight w:val="0"/>
          <w:marTop w:val="0"/>
          <w:marBottom w:val="0"/>
          <w:divBdr>
            <w:top w:val="none" w:sz="0" w:space="0" w:color="auto"/>
            <w:left w:val="none" w:sz="0" w:space="0" w:color="auto"/>
            <w:bottom w:val="none" w:sz="0" w:space="0" w:color="auto"/>
            <w:right w:val="none" w:sz="0" w:space="0" w:color="auto"/>
          </w:divBdr>
          <w:divsChild>
            <w:div w:id="1718897112">
              <w:marLeft w:val="0"/>
              <w:marRight w:val="0"/>
              <w:marTop w:val="0"/>
              <w:marBottom w:val="0"/>
              <w:divBdr>
                <w:top w:val="none" w:sz="0" w:space="0" w:color="auto"/>
                <w:left w:val="none" w:sz="0" w:space="0" w:color="auto"/>
                <w:bottom w:val="none" w:sz="0" w:space="0" w:color="auto"/>
                <w:right w:val="none" w:sz="0" w:space="0" w:color="auto"/>
              </w:divBdr>
              <w:divsChild>
                <w:div w:id="793904801">
                  <w:marLeft w:val="3240"/>
                  <w:marRight w:val="675"/>
                  <w:marTop w:val="0"/>
                  <w:marBottom w:val="0"/>
                  <w:divBdr>
                    <w:top w:val="none" w:sz="0" w:space="0" w:color="auto"/>
                    <w:left w:val="none" w:sz="0" w:space="0" w:color="auto"/>
                    <w:bottom w:val="none" w:sz="0" w:space="0" w:color="auto"/>
                    <w:right w:val="none" w:sz="0" w:space="0" w:color="auto"/>
                  </w:divBdr>
                </w:div>
              </w:divsChild>
            </w:div>
          </w:divsChild>
        </w:div>
      </w:divsChild>
    </w:div>
    <w:div w:id="2033415454">
      <w:bodyDiv w:val="1"/>
      <w:marLeft w:val="0"/>
      <w:marRight w:val="0"/>
      <w:marTop w:val="0"/>
      <w:marBottom w:val="0"/>
      <w:divBdr>
        <w:top w:val="none" w:sz="0" w:space="0" w:color="auto"/>
        <w:left w:val="none" w:sz="0" w:space="0" w:color="auto"/>
        <w:bottom w:val="none" w:sz="0" w:space="0" w:color="auto"/>
        <w:right w:val="none" w:sz="0" w:space="0" w:color="auto"/>
      </w:divBdr>
      <w:divsChild>
        <w:div w:id="1299720468">
          <w:marLeft w:val="0"/>
          <w:marRight w:val="0"/>
          <w:marTop w:val="0"/>
          <w:marBottom w:val="0"/>
          <w:divBdr>
            <w:top w:val="none" w:sz="0" w:space="0" w:color="auto"/>
            <w:left w:val="none" w:sz="0" w:space="0" w:color="auto"/>
            <w:bottom w:val="none" w:sz="0" w:space="0" w:color="auto"/>
            <w:right w:val="none" w:sz="0" w:space="0" w:color="auto"/>
          </w:divBdr>
          <w:divsChild>
            <w:div w:id="1707178805">
              <w:marLeft w:val="0"/>
              <w:marRight w:val="0"/>
              <w:marTop w:val="0"/>
              <w:marBottom w:val="0"/>
              <w:divBdr>
                <w:top w:val="none" w:sz="0" w:space="0" w:color="auto"/>
                <w:left w:val="none" w:sz="0" w:space="0" w:color="auto"/>
                <w:bottom w:val="none" w:sz="0" w:space="0" w:color="auto"/>
                <w:right w:val="none" w:sz="0" w:space="0" w:color="auto"/>
              </w:divBdr>
              <w:divsChild>
                <w:div w:id="13919498">
                  <w:marLeft w:val="0"/>
                  <w:marRight w:val="0"/>
                  <w:marTop w:val="0"/>
                  <w:marBottom w:val="0"/>
                  <w:divBdr>
                    <w:top w:val="none" w:sz="0" w:space="0" w:color="auto"/>
                    <w:left w:val="none" w:sz="0" w:space="0" w:color="auto"/>
                    <w:bottom w:val="none" w:sz="0" w:space="0" w:color="auto"/>
                    <w:right w:val="none" w:sz="0" w:space="0" w:color="auto"/>
                  </w:divBdr>
                  <w:divsChild>
                    <w:div w:id="807358409">
                      <w:marLeft w:val="0"/>
                      <w:marRight w:val="0"/>
                      <w:marTop w:val="0"/>
                      <w:marBottom w:val="0"/>
                      <w:divBdr>
                        <w:top w:val="none" w:sz="0" w:space="0" w:color="auto"/>
                        <w:left w:val="none" w:sz="0" w:space="0" w:color="auto"/>
                        <w:bottom w:val="none" w:sz="0" w:space="0" w:color="auto"/>
                        <w:right w:val="none" w:sz="0" w:space="0" w:color="auto"/>
                      </w:divBdr>
                      <w:divsChild>
                        <w:div w:id="1304771319">
                          <w:marLeft w:val="0"/>
                          <w:marRight w:val="0"/>
                          <w:marTop w:val="0"/>
                          <w:marBottom w:val="0"/>
                          <w:divBdr>
                            <w:top w:val="none" w:sz="0" w:space="0" w:color="auto"/>
                            <w:left w:val="none" w:sz="0" w:space="0" w:color="auto"/>
                            <w:bottom w:val="none" w:sz="0" w:space="0" w:color="auto"/>
                            <w:right w:val="none" w:sz="0" w:space="0" w:color="auto"/>
                          </w:divBdr>
                          <w:divsChild>
                            <w:div w:id="1076590092">
                              <w:marLeft w:val="0"/>
                              <w:marRight w:val="0"/>
                              <w:marTop w:val="0"/>
                              <w:marBottom w:val="0"/>
                              <w:divBdr>
                                <w:top w:val="none" w:sz="0" w:space="0" w:color="auto"/>
                                <w:left w:val="none" w:sz="0" w:space="0" w:color="auto"/>
                                <w:bottom w:val="none" w:sz="0" w:space="0" w:color="auto"/>
                                <w:right w:val="none" w:sz="0" w:space="0" w:color="auto"/>
                              </w:divBdr>
                              <w:divsChild>
                                <w:div w:id="1389112518">
                                  <w:marLeft w:val="0"/>
                                  <w:marRight w:val="0"/>
                                  <w:marTop w:val="0"/>
                                  <w:marBottom w:val="0"/>
                                  <w:divBdr>
                                    <w:top w:val="none" w:sz="0" w:space="0" w:color="auto"/>
                                    <w:left w:val="none" w:sz="0" w:space="0" w:color="auto"/>
                                    <w:bottom w:val="none" w:sz="0" w:space="0" w:color="auto"/>
                                    <w:right w:val="none" w:sz="0" w:space="0" w:color="auto"/>
                                  </w:divBdr>
                                  <w:divsChild>
                                    <w:div w:id="1988970310">
                                      <w:marLeft w:val="0"/>
                                      <w:marRight w:val="0"/>
                                      <w:marTop w:val="0"/>
                                      <w:marBottom w:val="0"/>
                                      <w:divBdr>
                                        <w:top w:val="none" w:sz="0" w:space="0" w:color="auto"/>
                                        <w:left w:val="none" w:sz="0" w:space="0" w:color="auto"/>
                                        <w:bottom w:val="none" w:sz="0" w:space="0" w:color="auto"/>
                                        <w:right w:val="none" w:sz="0" w:space="0" w:color="auto"/>
                                      </w:divBdr>
                                      <w:divsChild>
                                        <w:div w:id="113105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xistandard.org/" TargetMode="External"/><Relationship Id="rId18" Type="http://schemas.openxmlformats.org/officeDocument/2006/relationships/hyperlink" Target="http://www.lxistandard.org/Resources/Resources.aspx" TargetMode="External"/><Relationship Id="rId26" Type="http://schemas.openxmlformats.org/officeDocument/2006/relationships/image" Target="media/image10.PNG"/><Relationship Id="rId39" Type="http://schemas.microsoft.com/office/2016/09/relationships/commentsIds" Target="commentsIds.xml"/><Relationship Id="rId21" Type="http://schemas.openxmlformats.org/officeDocument/2006/relationships/image" Target="media/image5.PNG"/><Relationship Id="rId34" Type="http://schemas.openxmlformats.org/officeDocument/2006/relationships/image" Target="media/image18.jpeg"/><Relationship Id="rId42" Type="http://schemas.openxmlformats.org/officeDocument/2006/relationships/hyperlink" Target="http://localhost:8081/devices/device0/" TargetMode="External"/><Relationship Id="rId47" Type="http://schemas.openxmlformats.org/officeDocument/2006/relationships/hyperlink" Target="http://www.webopedia.com/TERM/M/object.html" TargetMode="External"/><Relationship Id="rId50" Type="http://schemas.openxmlformats.org/officeDocument/2006/relationships/hyperlink" Target="http://www.webopedia.com/TERM/M/RMON.html" TargetMode="External"/><Relationship Id="rId55"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yperlink" Target="mailto:interpretations@lxistandard.org" TargetMode="External"/><Relationship Id="rId17" Type="http://schemas.openxmlformats.org/officeDocument/2006/relationships/image" Target="media/image2.png"/><Relationship Id="rId25" Type="http://schemas.openxmlformats.org/officeDocument/2006/relationships/image" Target="media/image9.jpeg"/><Relationship Id="rId33" Type="http://schemas.openxmlformats.org/officeDocument/2006/relationships/image" Target="media/image17.png"/><Relationship Id="rId38" Type="http://schemas.microsoft.com/office/2011/relationships/commentsExtended" Target="commentsExtended.xml"/><Relationship Id="rId46" Type="http://schemas.openxmlformats.org/officeDocument/2006/relationships/hyperlink" Target="http://www.webopedia.com/TERM/M/database.html" TargetMode="External"/><Relationship Id="rId2" Type="http://schemas.openxmlformats.org/officeDocument/2006/relationships/customXml" Target="../customXml/item2.xml"/><Relationship Id="rId16" Type="http://schemas.openxmlformats.org/officeDocument/2006/relationships/hyperlink" Target="mailto:ExecDir@lxistandard.org"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yperlink" Target="http://localhost:8081/devices/device0/"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comments" Target="comments.xml"/><Relationship Id="rId40" Type="http://schemas.microsoft.com/office/2018/08/relationships/commentsExtensible" Target="commentsExtensible.xml"/><Relationship Id="rId45" Type="http://schemas.openxmlformats.org/officeDocument/2006/relationships/image" Target="media/image22.png"/><Relationship Id="rId53" Type="http://schemas.openxmlformats.org/officeDocument/2006/relationships/hyperlink" Target="http://www.w3.org/XML/Schema" TargetMode="External"/><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www.lxistandard.or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eg"/><Relationship Id="rId49" Type="http://schemas.openxmlformats.org/officeDocument/2006/relationships/hyperlink" Target="http://www.webopedia.com/TERM/M/SNMP.html" TargetMode="External"/><Relationship Id="rId57"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3.jpeg"/><Relationship Id="rId31" Type="http://schemas.openxmlformats.org/officeDocument/2006/relationships/image" Target="media/image15.png"/><Relationship Id="rId44" Type="http://schemas.openxmlformats.org/officeDocument/2006/relationships/hyperlink" Target="http://www.lxistandard.org/Documents/Specifications/Glossary%20of%20Terms.docx" TargetMode="External"/><Relationship Id="rId52" Type="http://schemas.openxmlformats.org/officeDocument/2006/relationships/hyperlink" Target="http://www.w3.or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lxistandard.org"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1.png"/><Relationship Id="rId48" Type="http://schemas.openxmlformats.org/officeDocument/2006/relationships/hyperlink" Target="http://www.webopedia.com/TERM/M/network_management.html" TargetMode="Externa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www.webopedia.com/TERM/M/MIB.html"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E83AD48959FD944BB2CE3B7491D5950" ma:contentTypeVersion="16" ma:contentTypeDescription="Create a new document." ma:contentTypeScope="" ma:versionID="5da5bdc29d33bd1937289a957c1e8b56">
  <xsd:schema xmlns:xsd="http://www.w3.org/2001/XMLSchema" xmlns:xs="http://www.w3.org/2001/XMLSchema" xmlns:p="http://schemas.microsoft.com/office/2006/metadata/properties" xmlns:ns2="368e90d3-9664-4dbb-9fcb-f50ed10851e9" xmlns:ns3="f7752d06-2255-4787-bc8b-fec37e40c166" targetNamespace="http://schemas.microsoft.com/office/2006/metadata/properties" ma:root="true" ma:fieldsID="971f75b8b7fda5df2e4e5bb4eff24f9b" ns2:_="" ns3:_="">
    <xsd:import namespace="368e90d3-9664-4dbb-9fcb-f50ed10851e9"/>
    <xsd:import namespace="f7752d06-2255-4787-bc8b-fec37e40c16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Location"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8e90d3-9664-4dbb-9fcb-f50ed10851e9"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41115f9-82bf-4a91-a776-a098d3eaf059"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7752d06-2255-4787-bc8b-fec37e40c166"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92aa3233-47d7-4482-af5c-aa7ea717e900}" ma:internalName="TaxCatchAll" ma:showField="CatchAllData" ma:web="f7752d06-2255-4787-bc8b-fec37e40c16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368e90d3-9664-4dbb-9fcb-f50ed10851e9">
      <Terms xmlns="http://schemas.microsoft.com/office/infopath/2007/PartnerControls"/>
    </lcf76f155ced4ddcb4097134ff3c332f>
    <TaxCatchAll xmlns="f7752d06-2255-4787-bc8b-fec37e40c166"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82FB0A-D64F-4332-8885-8D13A9646017}"/>
</file>

<file path=customXml/itemProps2.xml><?xml version="1.0" encoding="utf-8"?>
<ds:datastoreItem xmlns:ds="http://schemas.openxmlformats.org/officeDocument/2006/customXml" ds:itemID="{178D99AE-268D-48EE-AC73-29C98EB81A8F}">
  <ds:schemaRefs>
    <ds:schemaRef ds:uri="http://schemas.microsoft.com/sharepoint/v3/contenttype/forms"/>
  </ds:schemaRefs>
</ds:datastoreItem>
</file>

<file path=customXml/itemProps3.xml><?xml version="1.0" encoding="utf-8"?>
<ds:datastoreItem xmlns:ds="http://schemas.openxmlformats.org/officeDocument/2006/customXml" ds:itemID="{C249F460-B04C-4EE4-AF8F-101C468DBFE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D538CD4-CB9B-4084-9F34-6D7C3C9EC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36</Pages>
  <Words>5724</Words>
  <Characters>42824</Characters>
  <Application>Microsoft Office Word</Application>
  <DocSecurity>0</DocSecurity>
  <Lines>356</Lines>
  <Paragraphs>96</Paragraphs>
  <ScaleCrop>false</ScaleCrop>
  <HeadingPairs>
    <vt:vector size="2" baseType="variant">
      <vt:variant>
        <vt:lpstr>Title</vt:lpstr>
      </vt:variant>
      <vt:variant>
        <vt:i4>1</vt:i4>
      </vt:variant>
    </vt:vector>
  </HeadingPairs>
  <TitlesOfParts>
    <vt:vector size="1" baseType="lpstr">
      <vt:lpstr>LXI Examples and Reference Material</vt:lpstr>
    </vt:vector>
  </TitlesOfParts>
  <Company/>
  <LinksUpToDate>false</LinksUpToDate>
  <CharactersWithSpaces>48452</CharactersWithSpaces>
  <SharedDoc>false</SharedDoc>
  <HLinks>
    <vt:vector size="324" baseType="variant">
      <vt:variant>
        <vt:i4>655369</vt:i4>
      </vt:variant>
      <vt:variant>
        <vt:i4>213</vt:i4>
      </vt:variant>
      <vt:variant>
        <vt:i4>0</vt:i4>
      </vt:variant>
      <vt:variant>
        <vt:i4>5</vt:i4>
      </vt:variant>
      <vt:variant>
        <vt:lpwstr>http://www.w3.org/XML/Schema</vt:lpwstr>
      </vt:variant>
      <vt:variant>
        <vt:lpwstr/>
      </vt:variant>
      <vt:variant>
        <vt:i4>3080299</vt:i4>
      </vt:variant>
      <vt:variant>
        <vt:i4>210</vt:i4>
      </vt:variant>
      <vt:variant>
        <vt:i4>0</vt:i4>
      </vt:variant>
      <vt:variant>
        <vt:i4>5</vt:i4>
      </vt:variant>
      <vt:variant>
        <vt:lpwstr>http://www.w3.org/</vt:lpwstr>
      </vt:variant>
      <vt:variant>
        <vt:lpwstr/>
      </vt:variant>
      <vt:variant>
        <vt:i4>1835124</vt:i4>
      </vt:variant>
      <vt:variant>
        <vt:i4>207</vt:i4>
      </vt:variant>
      <vt:variant>
        <vt:i4>0</vt:i4>
      </vt:variant>
      <vt:variant>
        <vt:i4>5</vt:i4>
      </vt:variant>
      <vt:variant>
        <vt:lpwstr>http://www.webopedia.com/TERM/M/MIB.html</vt:lpwstr>
      </vt:variant>
      <vt:variant>
        <vt:lpwstr>#</vt:lpwstr>
      </vt:variant>
      <vt:variant>
        <vt:i4>4522010</vt:i4>
      </vt:variant>
      <vt:variant>
        <vt:i4>204</vt:i4>
      </vt:variant>
      <vt:variant>
        <vt:i4>0</vt:i4>
      </vt:variant>
      <vt:variant>
        <vt:i4>5</vt:i4>
      </vt:variant>
      <vt:variant>
        <vt:lpwstr>http://www.webopedia.com/TERM/M/RMON.html</vt:lpwstr>
      </vt:variant>
      <vt:variant>
        <vt:lpwstr/>
      </vt:variant>
      <vt:variant>
        <vt:i4>5767193</vt:i4>
      </vt:variant>
      <vt:variant>
        <vt:i4>201</vt:i4>
      </vt:variant>
      <vt:variant>
        <vt:i4>0</vt:i4>
      </vt:variant>
      <vt:variant>
        <vt:i4>5</vt:i4>
      </vt:variant>
      <vt:variant>
        <vt:lpwstr>http://www.webopedia.com/TERM/M/SNMP.html</vt:lpwstr>
      </vt:variant>
      <vt:variant>
        <vt:lpwstr/>
      </vt:variant>
      <vt:variant>
        <vt:i4>852094</vt:i4>
      </vt:variant>
      <vt:variant>
        <vt:i4>198</vt:i4>
      </vt:variant>
      <vt:variant>
        <vt:i4>0</vt:i4>
      </vt:variant>
      <vt:variant>
        <vt:i4>5</vt:i4>
      </vt:variant>
      <vt:variant>
        <vt:lpwstr>http://www.webopedia.com/TERM/M/network_management.html</vt:lpwstr>
      </vt:variant>
      <vt:variant>
        <vt:lpwstr/>
      </vt:variant>
      <vt:variant>
        <vt:i4>3473505</vt:i4>
      </vt:variant>
      <vt:variant>
        <vt:i4>195</vt:i4>
      </vt:variant>
      <vt:variant>
        <vt:i4>0</vt:i4>
      </vt:variant>
      <vt:variant>
        <vt:i4>5</vt:i4>
      </vt:variant>
      <vt:variant>
        <vt:lpwstr>http://www.webopedia.com/TERM/M/object.html</vt:lpwstr>
      </vt:variant>
      <vt:variant>
        <vt:lpwstr/>
      </vt:variant>
      <vt:variant>
        <vt:i4>4325382</vt:i4>
      </vt:variant>
      <vt:variant>
        <vt:i4>192</vt:i4>
      </vt:variant>
      <vt:variant>
        <vt:i4>0</vt:i4>
      </vt:variant>
      <vt:variant>
        <vt:i4>5</vt:i4>
      </vt:variant>
      <vt:variant>
        <vt:lpwstr>http://www.webopedia.com/TERM/M/database.html</vt:lpwstr>
      </vt:variant>
      <vt:variant>
        <vt:lpwstr/>
      </vt:variant>
      <vt:variant>
        <vt:i4>4653062</vt:i4>
      </vt:variant>
      <vt:variant>
        <vt:i4>189</vt:i4>
      </vt:variant>
      <vt:variant>
        <vt:i4>0</vt:i4>
      </vt:variant>
      <vt:variant>
        <vt:i4>5</vt:i4>
      </vt:variant>
      <vt:variant>
        <vt:lpwstr>http://localhost:8081/devices/device1/lxi/identification</vt:lpwstr>
      </vt:variant>
      <vt:variant>
        <vt:lpwstr/>
      </vt:variant>
      <vt:variant>
        <vt:i4>7209082</vt:i4>
      </vt:variant>
      <vt:variant>
        <vt:i4>186</vt:i4>
      </vt:variant>
      <vt:variant>
        <vt:i4>0</vt:i4>
      </vt:variant>
      <vt:variant>
        <vt:i4>5</vt:i4>
      </vt:variant>
      <vt:variant>
        <vt:lpwstr>http://localhost:8081/static/MyIdentification.xsd'</vt:lpwstr>
      </vt:variant>
      <vt:variant>
        <vt:lpwstr/>
      </vt:variant>
      <vt:variant>
        <vt:i4>5505042</vt:i4>
      </vt:variant>
      <vt:variant>
        <vt:i4>183</vt:i4>
      </vt:variant>
      <vt:variant>
        <vt:i4>0</vt:i4>
      </vt:variant>
      <vt:variant>
        <vt:i4>5</vt:i4>
      </vt:variant>
      <vt:variant>
        <vt:lpwstr>http://www.mycompany.com/MyIdentification/1.0</vt:lpwstr>
      </vt:variant>
      <vt:variant>
        <vt:lpwstr/>
      </vt:variant>
      <vt:variant>
        <vt:i4>6946864</vt:i4>
      </vt:variant>
      <vt:variant>
        <vt:i4>180</vt:i4>
      </vt:variant>
      <vt:variant>
        <vt:i4>0</vt:i4>
      </vt:variant>
      <vt:variant>
        <vt:i4>5</vt:i4>
      </vt:variant>
      <vt:variant>
        <vt:lpwstr>http://localhost:8081/static/LXIIdentification.xsd</vt:lpwstr>
      </vt:variant>
      <vt:variant>
        <vt:lpwstr/>
      </vt:variant>
      <vt:variant>
        <vt:i4>3473532</vt:i4>
      </vt:variant>
      <vt:variant>
        <vt:i4>177</vt:i4>
      </vt:variant>
      <vt:variant>
        <vt:i4>0</vt:i4>
      </vt:variant>
      <vt:variant>
        <vt:i4>5</vt:i4>
      </vt:variant>
      <vt:variant>
        <vt:lpwstr>http://www.lxistandard.org/InstrumentIdentification/1.0</vt:lpwstr>
      </vt:variant>
      <vt:variant>
        <vt:lpwstr/>
      </vt:variant>
      <vt:variant>
        <vt:i4>6422625</vt:i4>
      </vt:variant>
      <vt:variant>
        <vt:i4>174</vt:i4>
      </vt:variant>
      <vt:variant>
        <vt:i4>0</vt:i4>
      </vt:variant>
      <vt:variant>
        <vt:i4>5</vt:i4>
      </vt:variant>
      <vt:variant>
        <vt:lpwstr>http://www.w3.org/2001/XMLSchema-instance'</vt:lpwstr>
      </vt:variant>
      <vt:variant>
        <vt:lpwstr/>
      </vt:variant>
      <vt:variant>
        <vt:i4>1179724</vt:i4>
      </vt:variant>
      <vt:variant>
        <vt:i4>171</vt:i4>
      </vt:variant>
      <vt:variant>
        <vt:i4>0</vt:i4>
      </vt:variant>
      <vt:variant>
        <vt:i4>5</vt:i4>
      </vt:variant>
      <vt:variant>
        <vt:lpwstr>http://www.lxistandard.org/InstrumentIdentification/1.0'</vt:lpwstr>
      </vt:variant>
      <vt:variant>
        <vt:lpwstr/>
      </vt:variant>
      <vt:variant>
        <vt:i4>7536674</vt:i4>
      </vt:variant>
      <vt:variant>
        <vt:i4>168</vt:i4>
      </vt:variant>
      <vt:variant>
        <vt:i4>0</vt:i4>
      </vt:variant>
      <vt:variant>
        <vt:i4>5</vt:i4>
      </vt:variant>
      <vt:variant>
        <vt:lpwstr>http://www.mycompany.com/MyIdentification/1.0'</vt:lpwstr>
      </vt:variant>
      <vt:variant>
        <vt:lpwstr/>
      </vt:variant>
      <vt:variant>
        <vt:i4>8126564</vt:i4>
      </vt:variant>
      <vt:variant>
        <vt:i4>165</vt:i4>
      </vt:variant>
      <vt:variant>
        <vt:i4>0</vt:i4>
      </vt:variant>
      <vt:variant>
        <vt:i4>5</vt:i4>
      </vt:variant>
      <vt:variant>
        <vt:lpwstr>http://localhost:8081/devices/device0/</vt:lpwstr>
      </vt:variant>
      <vt:variant>
        <vt:lpwstr/>
      </vt:variant>
      <vt:variant>
        <vt:i4>4653063</vt:i4>
      </vt:variant>
      <vt:variant>
        <vt:i4>162</vt:i4>
      </vt:variant>
      <vt:variant>
        <vt:i4>0</vt:i4>
      </vt:variant>
      <vt:variant>
        <vt:i4>5</vt:i4>
      </vt:variant>
      <vt:variant>
        <vt:lpwstr>http://localhost:8081/devices/device0/lxi/identification</vt:lpwstr>
      </vt:variant>
      <vt:variant>
        <vt:lpwstr/>
      </vt:variant>
      <vt:variant>
        <vt:i4>7209082</vt:i4>
      </vt:variant>
      <vt:variant>
        <vt:i4>159</vt:i4>
      </vt:variant>
      <vt:variant>
        <vt:i4>0</vt:i4>
      </vt:variant>
      <vt:variant>
        <vt:i4>5</vt:i4>
      </vt:variant>
      <vt:variant>
        <vt:lpwstr>http://localhost:8081/static/MyIdentification.xsd'</vt:lpwstr>
      </vt:variant>
      <vt:variant>
        <vt:lpwstr/>
      </vt:variant>
      <vt:variant>
        <vt:i4>5505042</vt:i4>
      </vt:variant>
      <vt:variant>
        <vt:i4>156</vt:i4>
      </vt:variant>
      <vt:variant>
        <vt:i4>0</vt:i4>
      </vt:variant>
      <vt:variant>
        <vt:i4>5</vt:i4>
      </vt:variant>
      <vt:variant>
        <vt:lpwstr>http://www.mycompany.com/MyIdentification/1.0</vt:lpwstr>
      </vt:variant>
      <vt:variant>
        <vt:lpwstr/>
      </vt:variant>
      <vt:variant>
        <vt:i4>6946864</vt:i4>
      </vt:variant>
      <vt:variant>
        <vt:i4>153</vt:i4>
      </vt:variant>
      <vt:variant>
        <vt:i4>0</vt:i4>
      </vt:variant>
      <vt:variant>
        <vt:i4>5</vt:i4>
      </vt:variant>
      <vt:variant>
        <vt:lpwstr>http://localhost:8081/static/LXIIdentification.xsd</vt:lpwstr>
      </vt:variant>
      <vt:variant>
        <vt:lpwstr/>
      </vt:variant>
      <vt:variant>
        <vt:i4>3473532</vt:i4>
      </vt:variant>
      <vt:variant>
        <vt:i4>150</vt:i4>
      </vt:variant>
      <vt:variant>
        <vt:i4>0</vt:i4>
      </vt:variant>
      <vt:variant>
        <vt:i4>5</vt:i4>
      </vt:variant>
      <vt:variant>
        <vt:lpwstr>http://www.lxistandard.org/InstrumentIdentification/1.0</vt:lpwstr>
      </vt:variant>
      <vt:variant>
        <vt:lpwstr/>
      </vt:variant>
      <vt:variant>
        <vt:i4>6422625</vt:i4>
      </vt:variant>
      <vt:variant>
        <vt:i4>147</vt:i4>
      </vt:variant>
      <vt:variant>
        <vt:i4>0</vt:i4>
      </vt:variant>
      <vt:variant>
        <vt:i4>5</vt:i4>
      </vt:variant>
      <vt:variant>
        <vt:lpwstr>http://www.w3.org/2001/XMLSchema-instance'</vt:lpwstr>
      </vt:variant>
      <vt:variant>
        <vt:lpwstr/>
      </vt:variant>
      <vt:variant>
        <vt:i4>1179724</vt:i4>
      </vt:variant>
      <vt:variant>
        <vt:i4>144</vt:i4>
      </vt:variant>
      <vt:variant>
        <vt:i4>0</vt:i4>
      </vt:variant>
      <vt:variant>
        <vt:i4>5</vt:i4>
      </vt:variant>
      <vt:variant>
        <vt:lpwstr>http://www.lxistandard.org/InstrumentIdentification/1.0'</vt:lpwstr>
      </vt:variant>
      <vt:variant>
        <vt:lpwstr/>
      </vt:variant>
      <vt:variant>
        <vt:i4>7536674</vt:i4>
      </vt:variant>
      <vt:variant>
        <vt:i4>141</vt:i4>
      </vt:variant>
      <vt:variant>
        <vt:i4>0</vt:i4>
      </vt:variant>
      <vt:variant>
        <vt:i4>5</vt:i4>
      </vt:variant>
      <vt:variant>
        <vt:lpwstr>http://www.mycompany.com/MyIdentification/1.0'</vt:lpwstr>
      </vt:variant>
      <vt:variant>
        <vt:lpwstr/>
      </vt:variant>
      <vt:variant>
        <vt:i4>8126564</vt:i4>
      </vt:variant>
      <vt:variant>
        <vt:i4>138</vt:i4>
      </vt:variant>
      <vt:variant>
        <vt:i4>0</vt:i4>
      </vt:variant>
      <vt:variant>
        <vt:i4>5</vt:i4>
      </vt:variant>
      <vt:variant>
        <vt:lpwstr>http://localhost:8081/devices/device0/</vt:lpwstr>
      </vt:variant>
      <vt:variant>
        <vt:lpwstr/>
      </vt:variant>
      <vt:variant>
        <vt:i4>3997783</vt:i4>
      </vt:variant>
      <vt:variant>
        <vt:i4>135</vt:i4>
      </vt:variant>
      <vt:variant>
        <vt:i4>0</vt:i4>
      </vt:variant>
      <vt:variant>
        <vt:i4>5</vt:i4>
      </vt:variant>
      <vt:variant>
        <vt:lpwstr>E:\Local Settings\Temporary Internet Files\Content.IE5\VZBKAPN8\example[1].xml</vt:lpwstr>
      </vt:variant>
      <vt:variant>
        <vt:lpwstr/>
      </vt:variant>
      <vt:variant>
        <vt:i4>3997783</vt:i4>
      </vt:variant>
      <vt:variant>
        <vt:i4>132</vt:i4>
      </vt:variant>
      <vt:variant>
        <vt:i4>0</vt:i4>
      </vt:variant>
      <vt:variant>
        <vt:i4>5</vt:i4>
      </vt:variant>
      <vt:variant>
        <vt:lpwstr>E:\Local Settings\Temporary Internet Files\Content.IE5\VZBKAPN8\example[1].xml</vt:lpwstr>
      </vt:variant>
      <vt:variant>
        <vt:lpwstr/>
      </vt:variant>
      <vt:variant>
        <vt:i4>3997783</vt:i4>
      </vt:variant>
      <vt:variant>
        <vt:i4>129</vt:i4>
      </vt:variant>
      <vt:variant>
        <vt:i4>0</vt:i4>
      </vt:variant>
      <vt:variant>
        <vt:i4>5</vt:i4>
      </vt:variant>
      <vt:variant>
        <vt:lpwstr>E:\Local Settings\Temporary Internet Files\Content.IE5\VZBKAPN8\example[1].xml</vt:lpwstr>
      </vt:variant>
      <vt:variant>
        <vt:lpwstr/>
      </vt:variant>
      <vt:variant>
        <vt:i4>3997783</vt:i4>
      </vt:variant>
      <vt:variant>
        <vt:i4>126</vt:i4>
      </vt:variant>
      <vt:variant>
        <vt:i4>0</vt:i4>
      </vt:variant>
      <vt:variant>
        <vt:i4>5</vt:i4>
      </vt:variant>
      <vt:variant>
        <vt:lpwstr>E:\Local Settings\Temporary Internet Files\Content.IE5\VZBKAPN8\example[1].xml</vt:lpwstr>
      </vt:variant>
      <vt:variant>
        <vt:lpwstr/>
      </vt:variant>
      <vt:variant>
        <vt:i4>3997783</vt:i4>
      </vt:variant>
      <vt:variant>
        <vt:i4>123</vt:i4>
      </vt:variant>
      <vt:variant>
        <vt:i4>0</vt:i4>
      </vt:variant>
      <vt:variant>
        <vt:i4>5</vt:i4>
      </vt:variant>
      <vt:variant>
        <vt:lpwstr>E:\Local Settings\Temporary Internet Files\Content.IE5\VZBKAPN8\example[1].xml</vt:lpwstr>
      </vt:variant>
      <vt:variant>
        <vt:lpwstr/>
      </vt:variant>
      <vt:variant>
        <vt:i4>3997783</vt:i4>
      </vt:variant>
      <vt:variant>
        <vt:i4>120</vt:i4>
      </vt:variant>
      <vt:variant>
        <vt:i4>0</vt:i4>
      </vt:variant>
      <vt:variant>
        <vt:i4>5</vt:i4>
      </vt:variant>
      <vt:variant>
        <vt:lpwstr>E:\Local Settings\Temporary Internet Files\Content.IE5\VZBKAPN8\example[1].xml</vt:lpwstr>
      </vt:variant>
      <vt:variant>
        <vt:lpwstr/>
      </vt:variant>
      <vt:variant>
        <vt:i4>3997783</vt:i4>
      </vt:variant>
      <vt:variant>
        <vt:i4>117</vt:i4>
      </vt:variant>
      <vt:variant>
        <vt:i4>0</vt:i4>
      </vt:variant>
      <vt:variant>
        <vt:i4>5</vt:i4>
      </vt:variant>
      <vt:variant>
        <vt:lpwstr>E:\Local Settings\Temporary Internet Files\Content.IE5\VZBKAPN8\example[1].xml</vt:lpwstr>
      </vt:variant>
      <vt:variant>
        <vt:lpwstr/>
      </vt:variant>
      <vt:variant>
        <vt:i4>3473532</vt:i4>
      </vt:variant>
      <vt:variant>
        <vt:i4>114</vt:i4>
      </vt:variant>
      <vt:variant>
        <vt:i4>0</vt:i4>
      </vt:variant>
      <vt:variant>
        <vt:i4>5</vt:i4>
      </vt:variant>
      <vt:variant>
        <vt:lpwstr>http://www.lxistandard.org/InstrumentIdentification/1.0</vt:lpwstr>
      </vt:variant>
      <vt:variant>
        <vt:lpwstr/>
      </vt:variant>
      <vt:variant>
        <vt:i4>983062</vt:i4>
      </vt:variant>
      <vt:variant>
        <vt:i4>111</vt:i4>
      </vt:variant>
      <vt:variant>
        <vt:i4>0</vt:i4>
      </vt:variant>
      <vt:variant>
        <vt:i4>5</vt:i4>
      </vt:variant>
      <vt:variant>
        <vt:lpwstr>http://www.lxistandard.org/Resources/Resources.aspx</vt:lpwstr>
      </vt:variant>
      <vt:variant>
        <vt:lpwstr>tabs-5</vt:lpwstr>
      </vt:variant>
      <vt:variant>
        <vt:i4>3735664</vt:i4>
      </vt:variant>
      <vt:variant>
        <vt:i4>108</vt:i4>
      </vt:variant>
      <vt:variant>
        <vt:i4>0</vt:i4>
      </vt:variant>
      <vt:variant>
        <vt:i4>5</vt:i4>
      </vt:variant>
      <vt:variant>
        <vt:lpwstr>http://www.lxistandard.org/</vt:lpwstr>
      </vt:variant>
      <vt:variant>
        <vt:lpwstr/>
      </vt:variant>
      <vt:variant>
        <vt:i4>7405650</vt:i4>
      </vt:variant>
      <vt:variant>
        <vt:i4>105</vt:i4>
      </vt:variant>
      <vt:variant>
        <vt:i4>0</vt:i4>
      </vt:variant>
      <vt:variant>
        <vt:i4>5</vt:i4>
      </vt:variant>
      <vt:variant>
        <vt:lpwstr>mailto:interpretations@lxistandard.org</vt:lpwstr>
      </vt:variant>
      <vt:variant>
        <vt:lpwstr/>
      </vt:variant>
      <vt:variant>
        <vt:i4>1114160</vt:i4>
      </vt:variant>
      <vt:variant>
        <vt:i4>98</vt:i4>
      </vt:variant>
      <vt:variant>
        <vt:i4>0</vt:i4>
      </vt:variant>
      <vt:variant>
        <vt:i4>5</vt:i4>
      </vt:variant>
      <vt:variant>
        <vt:lpwstr/>
      </vt:variant>
      <vt:variant>
        <vt:lpwstr>_Toc487449734</vt:lpwstr>
      </vt:variant>
      <vt:variant>
        <vt:i4>1114160</vt:i4>
      </vt:variant>
      <vt:variant>
        <vt:i4>92</vt:i4>
      </vt:variant>
      <vt:variant>
        <vt:i4>0</vt:i4>
      </vt:variant>
      <vt:variant>
        <vt:i4>5</vt:i4>
      </vt:variant>
      <vt:variant>
        <vt:lpwstr/>
      </vt:variant>
      <vt:variant>
        <vt:lpwstr>_Toc487449733</vt:lpwstr>
      </vt:variant>
      <vt:variant>
        <vt:i4>1114160</vt:i4>
      </vt:variant>
      <vt:variant>
        <vt:i4>86</vt:i4>
      </vt:variant>
      <vt:variant>
        <vt:i4>0</vt:i4>
      </vt:variant>
      <vt:variant>
        <vt:i4>5</vt:i4>
      </vt:variant>
      <vt:variant>
        <vt:lpwstr/>
      </vt:variant>
      <vt:variant>
        <vt:lpwstr>_Toc487449732</vt:lpwstr>
      </vt:variant>
      <vt:variant>
        <vt:i4>1114160</vt:i4>
      </vt:variant>
      <vt:variant>
        <vt:i4>80</vt:i4>
      </vt:variant>
      <vt:variant>
        <vt:i4>0</vt:i4>
      </vt:variant>
      <vt:variant>
        <vt:i4>5</vt:i4>
      </vt:variant>
      <vt:variant>
        <vt:lpwstr/>
      </vt:variant>
      <vt:variant>
        <vt:lpwstr>_Toc487449731</vt:lpwstr>
      </vt:variant>
      <vt:variant>
        <vt:i4>1114160</vt:i4>
      </vt:variant>
      <vt:variant>
        <vt:i4>74</vt:i4>
      </vt:variant>
      <vt:variant>
        <vt:i4>0</vt:i4>
      </vt:variant>
      <vt:variant>
        <vt:i4>5</vt:i4>
      </vt:variant>
      <vt:variant>
        <vt:lpwstr/>
      </vt:variant>
      <vt:variant>
        <vt:lpwstr>_Toc487449730</vt:lpwstr>
      </vt:variant>
      <vt:variant>
        <vt:i4>1048624</vt:i4>
      </vt:variant>
      <vt:variant>
        <vt:i4>68</vt:i4>
      </vt:variant>
      <vt:variant>
        <vt:i4>0</vt:i4>
      </vt:variant>
      <vt:variant>
        <vt:i4>5</vt:i4>
      </vt:variant>
      <vt:variant>
        <vt:lpwstr/>
      </vt:variant>
      <vt:variant>
        <vt:lpwstr>_Toc487449729</vt:lpwstr>
      </vt:variant>
      <vt:variant>
        <vt:i4>1048624</vt:i4>
      </vt:variant>
      <vt:variant>
        <vt:i4>62</vt:i4>
      </vt:variant>
      <vt:variant>
        <vt:i4>0</vt:i4>
      </vt:variant>
      <vt:variant>
        <vt:i4>5</vt:i4>
      </vt:variant>
      <vt:variant>
        <vt:lpwstr/>
      </vt:variant>
      <vt:variant>
        <vt:lpwstr>_Toc487449728</vt:lpwstr>
      </vt:variant>
      <vt:variant>
        <vt:i4>1048624</vt:i4>
      </vt:variant>
      <vt:variant>
        <vt:i4>56</vt:i4>
      </vt:variant>
      <vt:variant>
        <vt:i4>0</vt:i4>
      </vt:variant>
      <vt:variant>
        <vt:i4>5</vt:i4>
      </vt:variant>
      <vt:variant>
        <vt:lpwstr/>
      </vt:variant>
      <vt:variant>
        <vt:lpwstr>_Toc487449727</vt:lpwstr>
      </vt:variant>
      <vt:variant>
        <vt:i4>1048624</vt:i4>
      </vt:variant>
      <vt:variant>
        <vt:i4>50</vt:i4>
      </vt:variant>
      <vt:variant>
        <vt:i4>0</vt:i4>
      </vt:variant>
      <vt:variant>
        <vt:i4>5</vt:i4>
      </vt:variant>
      <vt:variant>
        <vt:lpwstr/>
      </vt:variant>
      <vt:variant>
        <vt:lpwstr>_Toc487449726</vt:lpwstr>
      </vt:variant>
      <vt:variant>
        <vt:i4>1048624</vt:i4>
      </vt:variant>
      <vt:variant>
        <vt:i4>44</vt:i4>
      </vt:variant>
      <vt:variant>
        <vt:i4>0</vt:i4>
      </vt:variant>
      <vt:variant>
        <vt:i4>5</vt:i4>
      </vt:variant>
      <vt:variant>
        <vt:lpwstr/>
      </vt:variant>
      <vt:variant>
        <vt:lpwstr>_Toc487449725</vt:lpwstr>
      </vt:variant>
      <vt:variant>
        <vt:i4>1048624</vt:i4>
      </vt:variant>
      <vt:variant>
        <vt:i4>38</vt:i4>
      </vt:variant>
      <vt:variant>
        <vt:i4>0</vt:i4>
      </vt:variant>
      <vt:variant>
        <vt:i4>5</vt:i4>
      </vt:variant>
      <vt:variant>
        <vt:lpwstr/>
      </vt:variant>
      <vt:variant>
        <vt:lpwstr>_Toc487449724</vt:lpwstr>
      </vt:variant>
      <vt:variant>
        <vt:i4>1048624</vt:i4>
      </vt:variant>
      <vt:variant>
        <vt:i4>32</vt:i4>
      </vt:variant>
      <vt:variant>
        <vt:i4>0</vt:i4>
      </vt:variant>
      <vt:variant>
        <vt:i4>5</vt:i4>
      </vt:variant>
      <vt:variant>
        <vt:lpwstr/>
      </vt:variant>
      <vt:variant>
        <vt:lpwstr>_Toc487449723</vt:lpwstr>
      </vt:variant>
      <vt:variant>
        <vt:i4>1048624</vt:i4>
      </vt:variant>
      <vt:variant>
        <vt:i4>26</vt:i4>
      </vt:variant>
      <vt:variant>
        <vt:i4>0</vt:i4>
      </vt:variant>
      <vt:variant>
        <vt:i4>5</vt:i4>
      </vt:variant>
      <vt:variant>
        <vt:lpwstr/>
      </vt:variant>
      <vt:variant>
        <vt:lpwstr>_Toc487449722</vt:lpwstr>
      </vt:variant>
      <vt:variant>
        <vt:i4>1048624</vt:i4>
      </vt:variant>
      <vt:variant>
        <vt:i4>20</vt:i4>
      </vt:variant>
      <vt:variant>
        <vt:i4>0</vt:i4>
      </vt:variant>
      <vt:variant>
        <vt:i4>5</vt:i4>
      </vt:variant>
      <vt:variant>
        <vt:lpwstr/>
      </vt:variant>
      <vt:variant>
        <vt:lpwstr>_Toc487449721</vt:lpwstr>
      </vt:variant>
      <vt:variant>
        <vt:i4>1048624</vt:i4>
      </vt:variant>
      <vt:variant>
        <vt:i4>14</vt:i4>
      </vt:variant>
      <vt:variant>
        <vt:i4>0</vt:i4>
      </vt:variant>
      <vt:variant>
        <vt:i4>5</vt:i4>
      </vt:variant>
      <vt:variant>
        <vt:lpwstr/>
      </vt:variant>
      <vt:variant>
        <vt:lpwstr>_Toc487449720</vt:lpwstr>
      </vt:variant>
      <vt:variant>
        <vt:i4>1245232</vt:i4>
      </vt:variant>
      <vt:variant>
        <vt:i4>8</vt:i4>
      </vt:variant>
      <vt:variant>
        <vt:i4>0</vt:i4>
      </vt:variant>
      <vt:variant>
        <vt:i4>5</vt:i4>
      </vt:variant>
      <vt:variant>
        <vt:lpwstr/>
      </vt:variant>
      <vt:variant>
        <vt:lpwstr>_Toc487449719</vt:lpwstr>
      </vt:variant>
      <vt:variant>
        <vt:i4>1245232</vt:i4>
      </vt:variant>
      <vt:variant>
        <vt:i4>2</vt:i4>
      </vt:variant>
      <vt:variant>
        <vt:i4>0</vt:i4>
      </vt:variant>
      <vt:variant>
        <vt:i4>5</vt:i4>
      </vt:variant>
      <vt:variant>
        <vt:lpwstr/>
      </vt:variant>
      <vt:variant>
        <vt:lpwstr>_Toc487449718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LXI Examples and Reference Material</dc:title>
  <dc:creator>LXI Consortium members</dc:creator>
  <cp:lastModifiedBy>John Ryland</cp:lastModifiedBy>
  <cp:revision>82</cp:revision>
  <cp:lastPrinted>2022-05-11T15:07:00Z</cp:lastPrinted>
  <dcterms:created xsi:type="dcterms:W3CDTF">2023-01-18T22:50:00Z</dcterms:created>
  <dcterms:modified xsi:type="dcterms:W3CDTF">2023-06-12T22:24:00Z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0x0101007E83AD48959FD944BB2CE3B7491D5950</vt:lpwstr>
  </property>
</Properties>
</file>